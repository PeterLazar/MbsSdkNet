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78AE1" w14:textId="3EDF04FD" w:rsidR="00EF36E5" w:rsidRPr="0060316B" w:rsidRDefault="00973B18" w:rsidP="00CB04CC">
      <w:pPr>
        <w:pStyle w:val="Style4"/>
      </w:pPr>
      <w:r>
        <w:t>M</w:t>
      </w:r>
      <w:r w:rsidR="00F63C93">
        <w:t>B</w:t>
      </w:r>
      <w:r>
        <w:t xml:space="preserve">S SDK </w:t>
      </w:r>
      <w:del w:id="1" w:author="Dejan Pavšek" w:date="2024-02-16T12:37:00Z">
        <w:r w:rsidR="009326D6" w:rsidDel="00730DAB">
          <w:delText>Java</w:delText>
        </w:r>
        <w:r w:rsidDel="00730DAB">
          <w:delText xml:space="preserve"> </w:delText>
        </w:r>
      </w:del>
      <w:ins w:id="2" w:author="Dejan Pavšek" w:date="2024-02-16T12:37:00Z">
        <w:r w:rsidR="00730DAB">
          <w:t xml:space="preserve">.NET </w:t>
        </w:r>
      </w:ins>
      <w:r>
        <w:t>Integration</w:t>
      </w:r>
      <w:r w:rsidR="002E5F64">
        <w:br/>
      </w:r>
      <w:r>
        <w:t>Guide</w:t>
      </w:r>
    </w:p>
    <w:p w14:paraId="5157AC15" w14:textId="080237FA" w:rsidR="00EF36E5" w:rsidRPr="00973B18" w:rsidRDefault="00511827" w:rsidP="00CB04CC">
      <w:pPr>
        <w:pStyle w:val="Style4"/>
      </w:pPr>
      <w:r>
        <w:t>February</w:t>
      </w:r>
      <w:r w:rsidR="00633035" w:rsidRPr="00973B18">
        <w:t xml:space="preserve"> 20</w:t>
      </w:r>
      <w:r w:rsidR="00B13C1B" w:rsidRPr="00973B18">
        <w:t>2</w:t>
      </w:r>
      <w:r w:rsidR="00F63C93">
        <w:t>4</w:t>
      </w:r>
    </w:p>
    <w:p w14:paraId="2B71935F" w14:textId="4907DF96" w:rsidR="00EF36E5" w:rsidRPr="00EF36E5" w:rsidRDefault="0040601D" w:rsidP="0040601D">
      <w:pPr>
        <w:tabs>
          <w:tab w:val="left" w:pos="1394"/>
        </w:tabs>
        <w:rPr>
          <w:color w:val="FFFFFF" w:themeColor="background1"/>
          <w:sz w:val="32"/>
          <w:szCs w:val="32"/>
        </w:rPr>
      </w:pPr>
      <w:r>
        <w:rPr>
          <w:color w:val="FFFFFF" w:themeColor="background1"/>
          <w:sz w:val="32"/>
          <w:szCs w:val="32"/>
        </w:rPr>
        <w:tab/>
      </w:r>
    </w:p>
    <w:p w14:paraId="3F2F7303" w14:textId="0E317933" w:rsidR="00935B1F" w:rsidRDefault="00935B1F" w:rsidP="00C8195E">
      <w:r>
        <w:br w:type="page"/>
      </w:r>
    </w:p>
    <w:p w14:paraId="1A5C0937" w14:textId="77777777" w:rsidR="008902D8" w:rsidRDefault="008902D8" w:rsidP="00C8195E">
      <w:pPr>
        <w:sectPr w:rsidR="008902D8" w:rsidSect="00C74FD3"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 w:code="9"/>
          <w:pgMar w:top="1418" w:right="1134" w:bottom="1134" w:left="1418" w:header="1701" w:footer="1418" w:gutter="0"/>
          <w:pgNumType w:start="2"/>
          <w:cols w:space="708"/>
          <w:titlePg/>
          <w:docGrid w:linePitch="360"/>
        </w:sectPr>
      </w:pPr>
    </w:p>
    <w:p w14:paraId="330CCB35" w14:textId="789D88B7" w:rsidR="00973B18" w:rsidRDefault="00973B18" w:rsidP="00AF084A">
      <w:pPr>
        <w:pStyle w:val="Heading1"/>
      </w:pPr>
      <w:bookmarkStart w:id="5" w:name="_Toc151984445"/>
      <w:bookmarkStart w:id="6" w:name="_Toc158972296"/>
      <w:r w:rsidRPr="004C3C76">
        <w:lastRenderedPageBreak/>
        <w:t>Document</w:t>
      </w:r>
      <w:r>
        <w:t xml:space="preserve"> </w:t>
      </w:r>
      <w:bookmarkEnd w:id="5"/>
      <w:proofErr w:type="gramStart"/>
      <w:r w:rsidR="00DF128D">
        <w:t>history</w:t>
      </w:r>
      <w:bookmarkEnd w:id="6"/>
      <w:proofErr w:type="gramEnd"/>
    </w:p>
    <w:tbl>
      <w:tblPr>
        <w:tblStyle w:val="TableGrid"/>
        <w:tblW w:w="0" w:type="auto"/>
        <w:tblInd w:w="12" w:type="dxa"/>
        <w:tblLook w:val="04A0" w:firstRow="1" w:lastRow="0" w:firstColumn="1" w:lastColumn="0" w:noHBand="0" w:noVBand="1"/>
      </w:tblPr>
      <w:tblGrid>
        <w:gridCol w:w="1207"/>
        <w:gridCol w:w="1890"/>
        <w:gridCol w:w="1559"/>
        <w:gridCol w:w="4676"/>
      </w:tblGrid>
      <w:tr w:rsidR="00BE3D7C" w:rsidRPr="00B6487A" w14:paraId="6A476EAF" w14:textId="77777777" w:rsidTr="00EB3ECD">
        <w:tc>
          <w:tcPr>
            <w:tcW w:w="1207" w:type="dxa"/>
          </w:tcPr>
          <w:p w14:paraId="2AB34B26" w14:textId="77777777" w:rsidR="00BE3D7C" w:rsidRPr="00B6487A" w:rsidRDefault="00BE3D7C" w:rsidP="00976F9E">
            <w:pPr>
              <w:pStyle w:val="NoSpacing"/>
              <w:rPr>
                <w:b/>
                <w:sz w:val="24"/>
                <w:szCs w:val="24"/>
              </w:rPr>
            </w:pPr>
            <w:r w:rsidRPr="00B6487A">
              <w:rPr>
                <w:b/>
                <w:sz w:val="24"/>
                <w:szCs w:val="24"/>
              </w:rPr>
              <w:t>Version</w:t>
            </w:r>
          </w:p>
        </w:tc>
        <w:tc>
          <w:tcPr>
            <w:tcW w:w="1890" w:type="dxa"/>
          </w:tcPr>
          <w:p w14:paraId="3B56C6E6" w14:textId="77777777" w:rsidR="00BE3D7C" w:rsidRPr="00B6487A" w:rsidRDefault="00BE3D7C" w:rsidP="00976F9E">
            <w:pPr>
              <w:pStyle w:val="NoSpacing"/>
              <w:rPr>
                <w:b/>
                <w:sz w:val="24"/>
                <w:szCs w:val="24"/>
              </w:rPr>
            </w:pPr>
            <w:r w:rsidRPr="00B6487A">
              <w:rPr>
                <w:b/>
                <w:sz w:val="24"/>
                <w:szCs w:val="24"/>
              </w:rPr>
              <w:t>Author</w:t>
            </w:r>
          </w:p>
        </w:tc>
        <w:tc>
          <w:tcPr>
            <w:tcW w:w="1559" w:type="dxa"/>
          </w:tcPr>
          <w:p w14:paraId="0B193415" w14:textId="77777777" w:rsidR="00BE3D7C" w:rsidRPr="00B6487A" w:rsidRDefault="00BE3D7C" w:rsidP="00976F9E">
            <w:pPr>
              <w:pStyle w:val="NoSpacing"/>
              <w:rPr>
                <w:b/>
                <w:sz w:val="24"/>
                <w:szCs w:val="24"/>
              </w:rPr>
            </w:pPr>
            <w:r w:rsidRPr="00B6487A">
              <w:rPr>
                <w:b/>
                <w:sz w:val="24"/>
                <w:szCs w:val="24"/>
              </w:rPr>
              <w:t>Date</w:t>
            </w:r>
          </w:p>
        </w:tc>
        <w:tc>
          <w:tcPr>
            <w:tcW w:w="4676" w:type="dxa"/>
          </w:tcPr>
          <w:p w14:paraId="60EFCAE4" w14:textId="77777777" w:rsidR="00BE3D7C" w:rsidRPr="00B6487A" w:rsidRDefault="00BE3D7C" w:rsidP="00976F9E">
            <w:pPr>
              <w:pStyle w:val="NoSpacing"/>
              <w:rPr>
                <w:b/>
                <w:sz w:val="24"/>
                <w:szCs w:val="24"/>
              </w:rPr>
            </w:pPr>
            <w:r w:rsidRPr="00B6487A">
              <w:rPr>
                <w:b/>
                <w:sz w:val="24"/>
                <w:szCs w:val="24"/>
              </w:rPr>
              <w:t>Comment</w:t>
            </w:r>
            <w:r>
              <w:rPr>
                <w:b/>
                <w:sz w:val="24"/>
                <w:szCs w:val="24"/>
              </w:rPr>
              <w:t>s</w:t>
            </w:r>
          </w:p>
        </w:tc>
      </w:tr>
      <w:tr w:rsidR="00BE3D7C" w:rsidRPr="00AF5098" w14:paraId="790E429C" w14:textId="77777777" w:rsidTr="00EB3ECD">
        <w:tc>
          <w:tcPr>
            <w:tcW w:w="1207" w:type="dxa"/>
          </w:tcPr>
          <w:p w14:paraId="658ABDA3" w14:textId="77777777" w:rsidR="00BE3D7C" w:rsidRPr="00AF5098" w:rsidRDefault="00BE3D7C" w:rsidP="00976F9E">
            <w:pPr>
              <w:pStyle w:val="NoSpacing"/>
              <w:rPr>
                <w:sz w:val="24"/>
                <w:szCs w:val="24"/>
              </w:rPr>
            </w:pPr>
            <w:r w:rsidRPr="00AF5098">
              <w:rPr>
                <w:sz w:val="24"/>
                <w:szCs w:val="24"/>
              </w:rPr>
              <w:t>1.0</w:t>
            </w:r>
          </w:p>
        </w:tc>
        <w:tc>
          <w:tcPr>
            <w:tcW w:w="1890" w:type="dxa"/>
          </w:tcPr>
          <w:p w14:paraId="2DE834BD" w14:textId="38D181E5" w:rsidR="00BE3D7C" w:rsidRPr="00AF5098" w:rsidRDefault="00BB4328" w:rsidP="00976F9E">
            <w:pPr>
              <w:pStyle w:val="NoSpacing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Dejan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Pavšek</w:t>
            </w:r>
            <w:proofErr w:type="spellEnd"/>
          </w:p>
        </w:tc>
        <w:tc>
          <w:tcPr>
            <w:tcW w:w="1559" w:type="dxa"/>
          </w:tcPr>
          <w:p w14:paraId="403BF9B9" w14:textId="7DB07AAC" w:rsidR="00BE3D7C" w:rsidRPr="00AF5098" w:rsidRDefault="00BE3D7C" w:rsidP="00976F9E">
            <w:pPr>
              <w:pStyle w:val="NoSpacing"/>
              <w:rPr>
                <w:sz w:val="24"/>
                <w:szCs w:val="24"/>
              </w:rPr>
            </w:pPr>
            <w:r w:rsidRPr="00AF5098">
              <w:rPr>
                <w:sz w:val="24"/>
                <w:szCs w:val="24"/>
              </w:rPr>
              <w:t>20</w:t>
            </w:r>
            <w:r w:rsidR="00BB4328">
              <w:rPr>
                <w:sz w:val="24"/>
                <w:szCs w:val="24"/>
              </w:rPr>
              <w:t>24</w:t>
            </w:r>
            <w:r w:rsidRPr="00AF5098">
              <w:rPr>
                <w:sz w:val="24"/>
                <w:szCs w:val="24"/>
              </w:rPr>
              <w:t>-</w:t>
            </w:r>
            <w:r w:rsidR="00511827">
              <w:rPr>
                <w:sz w:val="24"/>
                <w:szCs w:val="24"/>
              </w:rPr>
              <w:t>02</w:t>
            </w:r>
            <w:r w:rsidRPr="00AF5098">
              <w:rPr>
                <w:sz w:val="24"/>
                <w:szCs w:val="24"/>
              </w:rPr>
              <w:t>-</w:t>
            </w:r>
            <w:r w:rsidR="00511827">
              <w:rPr>
                <w:sz w:val="24"/>
                <w:szCs w:val="24"/>
              </w:rPr>
              <w:t>1</w:t>
            </w:r>
            <w:r w:rsidR="00D00BC8">
              <w:rPr>
                <w:sz w:val="24"/>
                <w:szCs w:val="24"/>
              </w:rPr>
              <w:t>6</w:t>
            </w:r>
          </w:p>
        </w:tc>
        <w:tc>
          <w:tcPr>
            <w:tcW w:w="4676" w:type="dxa"/>
          </w:tcPr>
          <w:p w14:paraId="57E7F77C" w14:textId="77777777" w:rsidR="00BE3D7C" w:rsidRPr="00AF5098" w:rsidRDefault="00BE3D7C" w:rsidP="00976F9E">
            <w:pPr>
              <w:pStyle w:val="NoSpacing"/>
              <w:rPr>
                <w:sz w:val="24"/>
                <w:szCs w:val="24"/>
              </w:rPr>
            </w:pPr>
            <w:r w:rsidRPr="00AF5098">
              <w:rPr>
                <w:sz w:val="24"/>
                <w:szCs w:val="24"/>
              </w:rPr>
              <w:t>Initial version</w:t>
            </w:r>
          </w:p>
        </w:tc>
      </w:tr>
    </w:tbl>
    <w:p w14:paraId="27D860F8" w14:textId="14F812B8" w:rsidR="00973B18" w:rsidRDefault="00973B18" w:rsidP="007B7473"/>
    <w:p w14:paraId="0BF2E48E" w14:textId="77777777" w:rsidR="00973B18" w:rsidRDefault="00973B18">
      <w:pPr>
        <w:spacing w:after="240" w:line="360" w:lineRule="auto"/>
      </w:pPr>
      <w:r>
        <w:br w:type="page"/>
      </w:r>
    </w:p>
    <w:bookmarkStart w:id="7" w:name="_Toc158972297" w:displacedByCustomXml="next"/>
    <w:sdt>
      <w:sdtPr>
        <w:rPr>
          <w:rFonts w:asciiTheme="minorHAnsi" w:eastAsiaTheme="minorHAnsi" w:hAnsiTheme="minorHAnsi" w:cstheme="minorBidi"/>
          <w:bCs/>
          <w:strike/>
          <w:sz w:val="22"/>
          <w:szCs w:val="22"/>
          <w:lang w:val="en-US"/>
        </w:rPr>
        <w:id w:val="669146316"/>
        <w:docPartObj>
          <w:docPartGallery w:val="Table of Contents"/>
          <w:docPartUnique/>
        </w:docPartObj>
      </w:sdtPr>
      <w:sdtEndPr>
        <w:rPr>
          <w:b w:val="0"/>
          <w:bCs w:val="0"/>
          <w:strike w:val="0"/>
          <w:noProof/>
          <w:lang w:val="en-GB"/>
        </w:rPr>
      </w:sdtEndPr>
      <w:sdtContent>
        <w:p w14:paraId="4ABDF3F3" w14:textId="20CDAB96" w:rsidR="00973B18" w:rsidRDefault="00973B18" w:rsidP="00AF084A">
          <w:pPr>
            <w:pStyle w:val="Heading1"/>
          </w:pPr>
          <w:r>
            <w:t xml:space="preserve">Table of </w:t>
          </w:r>
          <w:r w:rsidR="00F53E6F">
            <w:t>c</w:t>
          </w:r>
          <w:r>
            <w:t>ontents</w:t>
          </w:r>
          <w:bookmarkEnd w:id="7"/>
        </w:p>
        <w:p w14:paraId="0212566F" w14:textId="448CA954" w:rsidR="004373B1" w:rsidRDefault="00973B18">
          <w:pPr>
            <w:pStyle w:val="TOC1"/>
            <w:tabs>
              <w:tab w:val="left" w:pos="440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SI"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972296" w:history="1">
            <w:r w:rsidR="004373B1" w:rsidRPr="00D5668E">
              <w:rPr>
                <w:rStyle w:val="Hyperlink"/>
                <w:noProof/>
              </w:rPr>
              <w:t>1</w:t>
            </w:r>
            <w:r w:rsidR="004373B1">
              <w:rPr>
                <w:rFonts w:eastAsiaTheme="minorEastAsia"/>
                <w:noProof/>
                <w:color w:val="auto"/>
                <w:kern w:val="2"/>
                <w:sz w:val="24"/>
                <w:szCs w:val="24"/>
                <w:lang w:val="en-SI" w:eastAsia="en-GB"/>
                <w14:ligatures w14:val="standardContextual"/>
              </w:rPr>
              <w:tab/>
            </w:r>
            <w:r w:rsidR="004373B1" w:rsidRPr="00D5668E">
              <w:rPr>
                <w:rStyle w:val="Hyperlink"/>
                <w:noProof/>
              </w:rPr>
              <w:t>Document history</w:t>
            </w:r>
            <w:r w:rsidR="004373B1">
              <w:rPr>
                <w:noProof/>
                <w:webHidden/>
              </w:rPr>
              <w:tab/>
            </w:r>
            <w:r w:rsidR="004373B1">
              <w:rPr>
                <w:noProof/>
                <w:webHidden/>
              </w:rPr>
              <w:fldChar w:fldCharType="begin"/>
            </w:r>
            <w:r w:rsidR="004373B1">
              <w:rPr>
                <w:noProof/>
                <w:webHidden/>
              </w:rPr>
              <w:instrText xml:space="preserve"> PAGEREF _Toc158972296 \h </w:instrText>
            </w:r>
            <w:r w:rsidR="004373B1">
              <w:rPr>
                <w:noProof/>
                <w:webHidden/>
              </w:rPr>
            </w:r>
            <w:r w:rsidR="004373B1">
              <w:rPr>
                <w:noProof/>
                <w:webHidden/>
              </w:rPr>
              <w:fldChar w:fldCharType="separate"/>
            </w:r>
            <w:r w:rsidR="002D5927">
              <w:rPr>
                <w:noProof/>
                <w:webHidden/>
              </w:rPr>
              <w:t>2</w:t>
            </w:r>
            <w:r w:rsidR="004373B1">
              <w:rPr>
                <w:noProof/>
                <w:webHidden/>
              </w:rPr>
              <w:fldChar w:fldCharType="end"/>
            </w:r>
          </w:hyperlink>
        </w:p>
        <w:p w14:paraId="148A9C45" w14:textId="5A908032" w:rsidR="004373B1" w:rsidRDefault="00000000">
          <w:pPr>
            <w:pStyle w:val="TOC1"/>
            <w:tabs>
              <w:tab w:val="left" w:pos="440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SI" w:eastAsia="en-GB"/>
              <w14:ligatures w14:val="standardContextual"/>
            </w:rPr>
          </w:pPr>
          <w:hyperlink w:anchor="_Toc158972297" w:history="1">
            <w:r w:rsidR="004373B1" w:rsidRPr="00D5668E">
              <w:rPr>
                <w:rStyle w:val="Hyperlink"/>
                <w:noProof/>
              </w:rPr>
              <w:t>2</w:t>
            </w:r>
            <w:r w:rsidR="004373B1">
              <w:rPr>
                <w:rFonts w:eastAsiaTheme="minorEastAsia"/>
                <w:noProof/>
                <w:color w:val="auto"/>
                <w:kern w:val="2"/>
                <w:sz w:val="24"/>
                <w:szCs w:val="24"/>
                <w:lang w:val="en-SI" w:eastAsia="en-GB"/>
                <w14:ligatures w14:val="standardContextual"/>
              </w:rPr>
              <w:tab/>
            </w:r>
            <w:r w:rsidR="004373B1" w:rsidRPr="00D5668E">
              <w:rPr>
                <w:rStyle w:val="Hyperlink"/>
                <w:noProof/>
              </w:rPr>
              <w:t>Table of contents</w:t>
            </w:r>
            <w:r w:rsidR="004373B1">
              <w:rPr>
                <w:noProof/>
                <w:webHidden/>
              </w:rPr>
              <w:tab/>
            </w:r>
            <w:r w:rsidR="004373B1">
              <w:rPr>
                <w:noProof/>
                <w:webHidden/>
              </w:rPr>
              <w:fldChar w:fldCharType="begin"/>
            </w:r>
            <w:r w:rsidR="004373B1">
              <w:rPr>
                <w:noProof/>
                <w:webHidden/>
              </w:rPr>
              <w:instrText xml:space="preserve"> PAGEREF _Toc158972297 \h </w:instrText>
            </w:r>
            <w:r w:rsidR="004373B1">
              <w:rPr>
                <w:noProof/>
                <w:webHidden/>
              </w:rPr>
            </w:r>
            <w:r w:rsidR="004373B1">
              <w:rPr>
                <w:noProof/>
                <w:webHidden/>
              </w:rPr>
              <w:fldChar w:fldCharType="separate"/>
            </w:r>
            <w:r w:rsidR="002D5927">
              <w:rPr>
                <w:noProof/>
                <w:webHidden/>
              </w:rPr>
              <w:t>3</w:t>
            </w:r>
            <w:r w:rsidR="004373B1">
              <w:rPr>
                <w:noProof/>
                <w:webHidden/>
              </w:rPr>
              <w:fldChar w:fldCharType="end"/>
            </w:r>
          </w:hyperlink>
        </w:p>
        <w:p w14:paraId="2499C289" w14:textId="44B3FF26" w:rsidR="004373B1" w:rsidRDefault="00000000">
          <w:pPr>
            <w:pStyle w:val="TOC1"/>
            <w:tabs>
              <w:tab w:val="left" w:pos="440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SI" w:eastAsia="en-GB"/>
              <w14:ligatures w14:val="standardContextual"/>
            </w:rPr>
          </w:pPr>
          <w:hyperlink w:anchor="_Toc158972298" w:history="1">
            <w:r w:rsidR="004373B1" w:rsidRPr="00D5668E">
              <w:rPr>
                <w:rStyle w:val="Hyperlink"/>
                <w:noProof/>
              </w:rPr>
              <w:t>3</w:t>
            </w:r>
            <w:r w:rsidR="004373B1">
              <w:rPr>
                <w:rFonts w:eastAsiaTheme="minorEastAsia"/>
                <w:noProof/>
                <w:color w:val="auto"/>
                <w:kern w:val="2"/>
                <w:sz w:val="24"/>
                <w:szCs w:val="24"/>
                <w:lang w:val="en-SI" w:eastAsia="en-GB"/>
                <w14:ligatures w14:val="standardContextual"/>
              </w:rPr>
              <w:tab/>
            </w:r>
            <w:r w:rsidR="004373B1" w:rsidRPr="00D5668E">
              <w:rPr>
                <w:rStyle w:val="Hyperlink"/>
                <w:noProof/>
              </w:rPr>
              <w:t>Getting started</w:t>
            </w:r>
            <w:r w:rsidR="004373B1">
              <w:rPr>
                <w:noProof/>
                <w:webHidden/>
              </w:rPr>
              <w:tab/>
            </w:r>
            <w:r w:rsidR="004373B1">
              <w:rPr>
                <w:noProof/>
                <w:webHidden/>
              </w:rPr>
              <w:fldChar w:fldCharType="begin"/>
            </w:r>
            <w:r w:rsidR="004373B1">
              <w:rPr>
                <w:noProof/>
                <w:webHidden/>
              </w:rPr>
              <w:instrText xml:space="preserve"> PAGEREF _Toc158972298 \h </w:instrText>
            </w:r>
            <w:r w:rsidR="004373B1">
              <w:rPr>
                <w:noProof/>
                <w:webHidden/>
              </w:rPr>
            </w:r>
            <w:r w:rsidR="004373B1">
              <w:rPr>
                <w:noProof/>
                <w:webHidden/>
              </w:rPr>
              <w:fldChar w:fldCharType="separate"/>
            </w:r>
            <w:r w:rsidR="002D5927">
              <w:rPr>
                <w:noProof/>
                <w:webHidden/>
              </w:rPr>
              <w:t>4</w:t>
            </w:r>
            <w:r w:rsidR="004373B1">
              <w:rPr>
                <w:noProof/>
                <w:webHidden/>
              </w:rPr>
              <w:fldChar w:fldCharType="end"/>
            </w:r>
          </w:hyperlink>
        </w:p>
        <w:p w14:paraId="39C8C67B" w14:textId="494DA844" w:rsidR="004373B1" w:rsidRDefault="00000000">
          <w:pPr>
            <w:pStyle w:val="TOC1"/>
            <w:tabs>
              <w:tab w:val="left" w:pos="440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SI" w:eastAsia="en-GB"/>
              <w14:ligatures w14:val="standardContextual"/>
            </w:rPr>
          </w:pPr>
          <w:hyperlink w:anchor="_Toc158972299" w:history="1">
            <w:r w:rsidR="004373B1" w:rsidRPr="00D5668E">
              <w:rPr>
                <w:rStyle w:val="Hyperlink"/>
                <w:noProof/>
              </w:rPr>
              <w:t>4</w:t>
            </w:r>
            <w:r w:rsidR="004373B1">
              <w:rPr>
                <w:rFonts w:eastAsiaTheme="minorEastAsia"/>
                <w:noProof/>
                <w:color w:val="auto"/>
                <w:kern w:val="2"/>
                <w:sz w:val="24"/>
                <w:szCs w:val="24"/>
                <w:lang w:val="en-SI" w:eastAsia="en-GB"/>
                <w14:ligatures w14:val="standardContextual"/>
              </w:rPr>
              <w:tab/>
            </w:r>
            <w:r w:rsidR="004373B1" w:rsidRPr="00D5668E">
              <w:rPr>
                <w:rStyle w:val="Hyperlink"/>
                <w:noProof/>
              </w:rPr>
              <w:t>Obtaining the SDK</w:t>
            </w:r>
            <w:r w:rsidR="004373B1">
              <w:rPr>
                <w:noProof/>
                <w:webHidden/>
              </w:rPr>
              <w:tab/>
            </w:r>
            <w:r w:rsidR="004373B1">
              <w:rPr>
                <w:noProof/>
                <w:webHidden/>
              </w:rPr>
              <w:fldChar w:fldCharType="begin"/>
            </w:r>
            <w:r w:rsidR="004373B1">
              <w:rPr>
                <w:noProof/>
                <w:webHidden/>
              </w:rPr>
              <w:instrText xml:space="preserve"> PAGEREF _Toc158972299 \h </w:instrText>
            </w:r>
            <w:r w:rsidR="004373B1">
              <w:rPr>
                <w:noProof/>
                <w:webHidden/>
              </w:rPr>
            </w:r>
            <w:r w:rsidR="004373B1">
              <w:rPr>
                <w:noProof/>
                <w:webHidden/>
              </w:rPr>
              <w:fldChar w:fldCharType="separate"/>
            </w:r>
            <w:r w:rsidR="002D5927">
              <w:rPr>
                <w:noProof/>
                <w:webHidden/>
              </w:rPr>
              <w:t>4</w:t>
            </w:r>
            <w:r w:rsidR="004373B1">
              <w:rPr>
                <w:noProof/>
                <w:webHidden/>
              </w:rPr>
              <w:fldChar w:fldCharType="end"/>
            </w:r>
          </w:hyperlink>
        </w:p>
        <w:p w14:paraId="667325D0" w14:textId="189B7491" w:rsidR="004373B1" w:rsidRDefault="00000000">
          <w:pPr>
            <w:pStyle w:val="TOC1"/>
            <w:tabs>
              <w:tab w:val="left" w:pos="440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SI" w:eastAsia="en-GB"/>
              <w14:ligatures w14:val="standardContextual"/>
            </w:rPr>
          </w:pPr>
          <w:hyperlink w:anchor="_Toc158972300" w:history="1">
            <w:r w:rsidR="004373B1" w:rsidRPr="00D5668E">
              <w:rPr>
                <w:rStyle w:val="Hyperlink"/>
                <w:noProof/>
              </w:rPr>
              <w:t>5</w:t>
            </w:r>
            <w:r w:rsidR="004373B1">
              <w:rPr>
                <w:rFonts w:eastAsiaTheme="minorEastAsia"/>
                <w:noProof/>
                <w:color w:val="auto"/>
                <w:kern w:val="2"/>
                <w:sz w:val="24"/>
                <w:szCs w:val="24"/>
                <w:lang w:val="en-SI" w:eastAsia="en-GB"/>
                <w14:ligatures w14:val="standardContextual"/>
              </w:rPr>
              <w:tab/>
            </w:r>
            <w:r w:rsidR="004373B1" w:rsidRPr="00D5668E">
              <w:rPr>
                <w:rStyle w:val="Hyperlink"/>
                <w:noProof/>
              </w:rPr>
              <w:t>SDK setup and use</w:t>
            </w:r>
            <w:r w:rsidR="004373B1">
              <w:rPr>
                <w:noProof/>
                <w:webHidden/>
              </w:rPr>
              <w:tab/>
            </w:r>
            <w:r w:rsidR="004373B1">
              <w:rPr>
                <w:noProof/>
                <w:webHidden/>
              </w:rPr>
              <w:fldChar w:fldCharType="begin"/>
            </w:r>
            <w:r w:rsidR="004373B1">
              <w:rPr>
                <w:noProof/>
                <w:webHidden/>
              </w:rPr>
              <w:instrText xml:space="preserve"> PAGEREF _Toc158972300 \h </w:instrText>
            </w:r>
            <w:r w:rsidR="004373B1">
              <w:rPr>
                <w:noProof/>
                <w:webHidden/>
              </w:rPr>
            </w:r>
            <w:r w:rsidR="004373B1">
              <w:rPr>
                <w:noProof/>
                <w:webHidden/>
              </w:rPr>
              <w:fldChar w:fldCharType="separate"/>
            </w:r>
            <w:r w:rsidR="002D5927">
              <w:rPr>
                <w:noProof/>
                <w:webHidden/>
              </w:rPr>
              <w:t>4</w:t>
            </w:r>
            <w:r w:rsidR="004373B1">
              <w:rPr>
                <w:noProof/>
                <w:webHidden/>
              </w:rPr>
              <w:fldChar w:fldCharType="end"/>
            </w:r>
          </w:hyperlink>
        </w:p>
        <w:p w14:paraId="6A7E8130" w14:textId="3949896C" w:rsidR="004373B1" w:rsidRDefault="00000000">
          <w:pPr>
            <w:pStyle w:val="TOC2"/>
            <w:tabs>
              <w:tab w:val="left" w:pos="960"/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val="en-SI" w:eastAsia="en-GB"/>
              <w14:ligatures w14:val="standardContextual"/>
            </w:rPr>
          </w:pPr>
          <w:hyperlink w:anchor="_Toc158972301" w:history="1">
            <w:r w:rsidR="004373B1" w:rsidRPr="00D5668E">
              <w:rPr>
                <w:rStyle w:val="Hyperlink"/>
                <w:noProof/>
              </w:rPr>
              <w:t>5.1</w:t>
            </w:r>
            <w:r w:rsidR="004373B1">
              <w:rPr>
                <w:rFonts w:eastAsiaTheme="minorEastAsia"/>
                <w:noProof/>
                <w:kern w:val="2"/>
                <w:sz w:val="24"/>
                <w:szCs w:val="24"/>
                <w:lang w:val="en-SI" w:eastAsia="en-GB"/>
                <w14:ligatures w14:val="standardContextual"/>
              </w:rPr>
              <w:tab/>
            </w:r>
            <w:r w:rsidR="004373B1" w:rsidRPr="00D5668E">
              <w:rPr>
                <w:rStyle w:val="Hyperlink"/>
                <w:noProof/>
              </w:rPr>
              <w:t>Configuration</w:t>
            </w:r>
            <w:r w:rsidR="004373B1">
              <w:rPr>
                <w:noProof/>
                <w:webHidden/>
              </w:rPr>
              <w:tab/>
            </w:r>
            <w:r w:rsidR="004373B1">
              <w:rPr>
                <w:noProof/>
                <w:webHidden/>
              </w:rPr>
              <w:fldChar w:fldCharType="begin"/>
            </w:r>
            <w:r w:rsidR="004373B1">
              <w:rPr>
                <w:noProof/>
                <w:webHidden/>
              </w:rPr>
              <w:instrText xml:space="preserve"> PAGEREF _Toc158972301 \h </w:instrText>
            </w:r>
            <w:r w:rsidR="004373B1">
              <w:rPr>
                <w:noProof/>
                <w:webHidden/>
              </w:rPr>
            </w:r>
            <w:r w:rsidR="004373B1">
              <w:rPr>
                <w:noProof/>
                <w:webHidden/>
              </w:rPr>
              <w:fldChar w:fldCharType="separate"/>
            </w:r>
            <w:r w:rsidR="002D5927">
              <w:rPr>
                <w:noProof/>
                <w:webHidden/>
              </w:rPr>
              <w:t>5</w:t>
            </w:r>
            <w:r w:rsidR="004373B1">
              <w:rPr>
                <w:noProof/>
                <w:webHidden/>
              </w:rPr>
              <w:fldChar w:fldCharType="end"/>
            </w:r>
          </w:hyperlink>
        </w:p>
        <w:p w14:paraId="122F0C78" w14:textId="3E6950DF" w:rsidR="004373B1" w:rsidRDefault="00000000">
          <w:pPr>
            <w:pStyle w:val="TOC2"/>
            <w:tabs>
              <w:tab w:val="left" w:pos="960"/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val="en-SI" w:eastAsia="en-GB"/>
              <w14:ligatures w14:val="standardContextual"/>
            </w:rPr>
          </w:pPr>
          <w:hyperlink w:anchor="_Toc158972302" w:history="1">
            <w:r w:rsidR="004373B1" w:rsidRPr="00D5668E">
              <w:rPr>
                <w:rStyle w:val="Hyperlink"/>
                <w:noProof/>
              </w:rPr>
              <w:t>5.2</w:t>
            </w:r>
            <w:r w:rsidR="004373B1">
              <w:rPr>
                <w:rFonts w:eastAsiaTheme="minorEastAsia"/>
                <w:noProof/>
                <w:kern w:val="2"/>
                <w:sz w:val="24"/>
                <w:szCs w:val="24"/>
                <w:lang w:val="en-SI" w:eastAsia="en-GB"/>
                <w14:ligatures w14:val="standardContextual"/>
              </w:rPr>
              <w:tab/>
            </w:r>
            <w:r w:rsidR="004373B1" w:rsidRPr="00D5668E">
              <w:rPr>
                <w:rStyle w:val="Hyperlink"/>
                <w:noProof/>
              </w:rPr>
              <w:t>Creating and connecting the SDK</w:t>
            </w:r>
            <w:r w:rsidR="004373B1">
              <w:rPr>
                <w:noProof/>
                <w:webHidden/>
              </w:rPr>
              <w:tab/>
            </w:r>
            <w:r w:rsidR="004373B1">
              <w:rPr>
                <w:noProof/>
                <w:webHidden/>
              </w:rPr>
              <w:fldChar w:fldCharType="begin"/>
            </w:r>
            <w:r w:rsidR="004373B1">
              <w:rPr>
                <w:noProof/>
                <w:webHidden/>
              </w:rPr>
              <w:instrText xml:space="preserve"> PAGEREF _Toc158972302 \h </w:instrText>
            </w:r>
            <w:r w:rsidR="004373B1">
              <w:rPr>
                <w:noProof/>
                <w:webHidden/>
              </w:rPr>
            </w:r>
            <w:r w:rsidR="004373B1">
              <w:rPr>
                <w:noProof/>
                <w:webHidden/>
              </w:rPr>
              <w:fldChar w:fldCharType="separate"/>
            </w:r>
            <w:r w:rsidR="002D5927">
              <w:rPr>
                <w:noProof/>
                <w:webHidden/>
              </w:rPr>
              <w:t>6</w:t>
            </w:r>
            <w:r w:rsidR="004373B1">
              <w:rPr>
                <w:noProof/>
                <w:webHidden/>
              </w:rPr>
              <w:fldChar w:fldCharType="end"/>
            </w:r>
          </w:hyperlink>
        </w:p>
        <w:p w14:paraId="31FE1F00" w14:textId="4716A06C" w:rsidR="004373B1" w:rsidRDefault="00000000">
          <w:pPr>
            <w:pStyle w:val="TOC2"/>
            <w:tabs>
              <w:tab w:val="left" w:pos="960"/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val="en-SI" w:eastAsia="en-GB"/>
              <w14:ligatures w14:val="standardContextual"/>
            </w:rPr>
          </w:pPr>
          <w:hyperlink w:anchor="_Toc158972303" w:history="1">
            <w:r w:rsidR="004373B1" w:rsidRPr="00D5668E">
              <w:rPr>
                <w:rStyle w:val="Hyperlink"/>
                <w:noProof/>
              </w:rPr>
              <w:t>5.3</w:t>
            </w:r>
            <w:r w:rsidR="004373B1">
              <w:rPr>
                <w:rFonts w:eastAsiaTheme="minorEastAsia"/>
                <w:noProof/>
                <w:kern w:val="2"/>
                <w:sz w:val="24"/>
                <w:szCs w:val="24"/>
                <w:lang w:val="en-SI" w:eastAsia="en-GB"/>
                <w14:ligatures w14:val="standardContextual"/>
              </w:rPr>
              <w:tab/>
            </w:r>
            <w:r w:rsidR="004373B1" w:rsidRPr="00D5668E">
              <w:rPr>
                <w:rStyle w:val="Hyperlink"/>
                <w:noProof/>
              </w:rPr>
              <w:t>Composing transactions</w:t>
            </w:r>
            <w:r w:rsidR="004373B1">
              <w:rPr>
                <w:noProof/>
                <w:webHidden/>
              </w:rPr>
              <w:tab/>
            </w:r>
            <w:r w:rsidR="004373B1">
              <w:rPr>
                <w:noProof/>
                <w:webHidden/>
              </w:rPr>
              <w:fldChar w:fldCharType="begin"/>
            </w:r>
            <w:r w:rsidR="004373B1">
              <w:rPr>
                <w:noProof/>
                <w:webHidden/>
              </w:rPr>
              <w:instrText xml:space="preserve"> PAGEREF _Toc158972303 \h </w:instrText>
            </w:r>
            <w:r w:rsidR="004373B1">
              <w:rPr>
                <w:noProof/>
                <w:webHidden/>
              </w:rPr>
            </w:r>
            <w:r w:rsidR="004373B1">
              <w:rPr>
                <w:noProof/>
                <w:webHidden/>
              </w:rPr>
              <w:fldChar w:fldCharType="separate"/>
            </w:r>
            <w:r w:rsidR="002D5927">
              <w:rPr>
                <w:noProof/>
                <w:webHidden/>
              </w:rPr>
              <w:t>7</w:t>
            </w:r>
            <w:r w:rsidR="004373B1">
              <w:rPr>
                <w:noProof/>
                <w:webHidden/>
              </w:rPr>
              <w:fldChar w:fldCharType="end"/>
            </w:r>
          </w:hyperlink>
        </w:p>
        <w:p w14:paraId="7CF820CF" w14:textId="29FAC262" w:rsidR="004373B1" w:rsidRDefault="00000000">
          <w:pPr>
            <w:pStyle w:val="TOC2"/>
            <w:tabs>
              <w:tab w:val="left" w:pos="960"/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val="en-SI" w:eastAsia="en-GB"/>
              <w14:ligatures w14:val="standardContextual"/>
            </w:rPr>
          </w:pPr>
          <w:hyperlink w:anchor="_Toc158972304" w:history="1">
            <w:r w:rsidR="004373B1" w:rsidRPr="00D5668E">
              <w:rPr>
                <w:rStyle w:val="Hyperlink"/>
                <w:noProof/>
              </w:rPr>
              <w:t>5.4</w:t>
            </w:r>
            <w:r w:rsidR="004373B1">
              <w:rPr>
                <w:rFonts w:eastAsiaTheme="minorEastAsia"/>
                <w:noProof/>
                <w:kern w:val="2"/>
                <w:sz w:val="24"/>
                <w:szCs w:val="24"/>
                <w:lang w:val="en-SI" w:eastAsia="en-GB"/>
                <w14:ligatures w14:val="standardContextual"/>
              </w:rPr>
              <w:tab/>
            </w:r>
            <w:r w:rsidR="004373B1" w:rsidRPr="00D5668E">
              <w:rPr>
                <w:rStyle w:val="Hyperlink"/>
                <w:noProof/>
              </w:rPr>
              <w:t>Sending transactions</w:t>
            </w:r>
            <w:r w:rsidR="004373B1">
              <w:rPr>
                <w:noProof/>
                <w:webHidden/>
              </w:rPr>
              <w:tab/>
            </w:r>
            <w:r w:rsidR="004373B1">
              <w:rPr>
                <w:noProof/>
                <w:webHidden/>
              </w:rPr>
              <w:fldChar w:fldCharType="begin"/>
            </w:r>
            <w:r w:rsidR="004373B1">
              <w:rPr>
                <w:noProof/>
                <w:webHidden/>
              </w:rPr>
              <w:instrText xml:space="preserve"> PAGEREF _Toc158972304 \h </w:instrText>
            </w:r>
            <w:r w:rsidR="004373B1">
              <w:rPr>
                <w:noProof/>
                <w:webHidden/>
              </w:rPr>
            </w:r>
            <w:r w:rsidR="004373B1">
              <w:rPr>
                <w:noProof/>
                <w:webHidden/>
              </w:rPr>
              <w:fldChar w:fldCharType="separate"/>
            </w:r>
            <w:r w:rsidR="002D5927">
              <w:rPr>
                <w:noProof/>
                <w:webHidden/>
              </w:rPr>
              <w:t>7</w:t>
            </w:r>
            <w:r w:rsidR="004373B1">
              <w:rPr>
                <w:noProof/>
                <w:webHidden/>
              </w:rPr>
              <w:fldChar w:fldCharType="end"/>
            </w:r>
          </w:hyperlink>
        </w:p>
        <w:p w14:paraId="560F8EEC" w14:textId="5FBED5A7" w:rsidR="004373B1" w:rsidRDefault="00000000">
          <w:pPr>
            <w:pStyle w:val="TOC3"/>
            <w:tabs>
              <w:tab w:val="left" w:pos="1200"/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val="en-SI" w:eastAsia="en-GB"/>
              <w14:ligatures w14:val="standardContextual"/>
            </w:rPr>
          </w:pPr>
          <w:hyperlink w:anchor="_Toc158972305" w:history="1">
            <w:r w:rsidR="004373B1" w:rsidRPr="00D5668E">
              <w:rPr>
                <w:rStyle w:val="Hyperlink"/>
                <w:noProof/>
              </w:rPr>
              <w:t>5.4.1.</w:t>
            </w:r>
            <w:r w:rsidR="004373B1">
              <w:rPr>
                <w:rFonts w:eastAsiaTheme="minorEastAsia"/>
                <w:noProof/>
                <w:kern w:val="2"/>
                <w:sz w:val="24"/>
                <w:szCs w:val="24"/>
                <w:lang w:val="en-SI" w:eastAsia="en-GB"/>
                <w14:ligatures w14:val="standardContextual"/>
              </w:rPr>
              <w:tab/>
            </w:r>
            <w:r w:rsidR="004373B1" w:rsidRPr="00D5668E">
              <w:rPr>
                <w:rStyle w:val="Hyperlink"/>
                <w:noProof/>
              </w:rPr>
              <w:t>Ticket protocol</w:t>
            </w:r>
            <w:r w:rsidR="004373B1">
              <w:rPr>
                <w:noProof/>
                <w:webHidden/>
              </w:rPr>
              <w:tab/>
            </w:r>
            <w:r w:rsidR="004373B1">
              <w:rPr>
                <w:noProof/>
                <w:webHidden/>
              </w:rPr>
              <w:fldChar w:fldCharType="begin"/>
            </w:r>
            <w:r w:rsidR="004373B1">
              <w:rPr>
                <w:noProof/>
                <w:webHidden/>
              </w:rPr>
              <w:instrText xml:space="preserve"> PAGEREF _Toc158972305 \h </w:instrText>
            </w:r>
            <w:r w:rsidR="004373B1">
              <w:rPr>
                <w:noProof/>
                <w:webHidden/>
              </w:rPr>
            </w:r>
            <w:r w:rsidR="004373B1">
              <w:rPr>
                <w:noProof/>
                <w:webHidden/>
              </w:rPr>
              <w:fldChar w:fldCharType="separate"/>
            </w:r>
            <w:r w:rsidR="002D5927">
              <w:rPr>
                <w:noProof/>
                <w:webHidden/>
              </w:rPr>
              <w:t>7</w:t>
            </w:r>
            <w:r w:rsidR="004373B1">
              <w:rPr>
                <w:noProof/>
                <w:webHidden/>
              </w:rPr>
              <w:fldChar w:fldCharType="end"/>
            </w:r>
          </w:hyperlink>
        </w:p>
        <w:p w14:paraId="2DEAD8F7" w14:textId="13C5980E" w:rsidR="004373B1" w:rsidRDefault="00000000">
          <w:pPr>
            <w:pStyle w:val="TOC2"/>
            <w:tabs>
              <w:tab w:val="left" w:pos="960"/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val="en-SI" w:eastAsia="en-GB"/>
              <w14:ligatures w14:val="standardContextual"/>
            </w:rPr>
          </w:pPr>
          <w:hyperlink w:anchor="_Toc158972306" w:history="1">
            <w:r w:rsidR="004373B1" w:rsidRPr="00D5668E">
              <w:rPr>
                <w:rStyle w:val="Hyperlink"/>
                <w:noProof/>
              </w:rPr>
              <w:t>5.5</w:t>
            </w:r>
            <w:r w:rsidR="004373B1">
              <w:rPr>
                <w:rFonts w:eastAsiaTheme="minorEastAsia"/>
                <w:noProof/>
                <w:kern w:val="2"/>
                <w:sz w:val="24"/>
                <w:szCs w:val="24"/>
                <w:lang w:val="en-SI" w:eastAsia="en-GB"/>
                <w14:ligatures w14:val="standardContextual"/>
              </w:rPr>
              <w:tab/>
            </w:r>
            <w:r w:rsidR="004373B1" w:rsidRPr="00D5668E">
              <w:rPr>
                <w:rStyle w:val="Hyperlink"/>
                <w:noProof/>
              </w:rPr>
              <w:t>SDK troubleshooting</w:t>
            </w:r>
            <w:r w:rsidR="004373B1">
              <w:rPr>
                <w:noProof/>
                <w:webHidden/>
              </w:rPr>
              <w:tab/>
            </w:r>
            <w:r w:rsidR="004373B1">
              <w:rPr>
                <w:noProof/>
                <w:webHidden/>
              </w:rPr>
              <w:fldChar w:fldCharType="begin"/>
            </w:r>
            <w:r w:rsidR="004373B1">
              <w:rPr>
                <w:noProof/>
                <w:webHidden/>
              </w:rPr>
              <w:instrText xml:space="preserve"> PAGEREF _Toc158972306 \h </w:instrText>
            </w:r>
            <w:r w:rsidR="004373B1">
              <w:rPr>
                <w:noProof/>
                <w:webHidden/>
              </w:rPr>
            </w:r>
            <w:r w:rsidR="004373B1">
              <w:rPr>
                <w:noProof/>
                <w:webHidden/>
              </w:rPr>
              <w:fldChar w:fldCharType="separate"/>
            </w:r>
            <w:r w:rsidR="002D5927">
              <w:rPr>
                <w:noProof/>
                <w:webHidden/>
              </w:rPr>
              <w:t>9</w:t>
            </w:r>
            <w:r w:rsidR="004373B1">
              <w:rPr>
                <w:noProof/>
                <w:webHidden/>
              </w:rPr>
              <w:fldChar w:fldCharType="end"/>
            </w:r>
          </w:hyperlink>
        </w:p>
        <w:p w14:paraId="25923E6B" w14:textId="72184F1E" w:rsidR="004373B1" w:rsidRDefault="00000000">
          <w:pPr>
            <w:pStyle w:val="TOC2"/>
            <w:tabs>
              <w:tab w:val="left" w:pos="960"/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val="en-SI" w:eastAsia="en-GB"/>
              <w14:ligatures w14:val="standardContextual"/>
            </w:rPr>
          </w:pPr>
          <w:hyperlink w:anchor="_Toc158972307" w:history="1">
            <w:r w:rsidR="004373B1" w:rsidRPr="00D5668E">
              <w:rPr>
                <w:rStyle w:val="Hyperlink"/>
                <w:noProof/>
              </w:rPr>
              <w:t>5.6</w:t>
            </w:r>
            <w:r w:rsidR="004373B1">
              <w:rPr>
                <w:rFonts w:eastAsiaTheme="minorEastAsia"/>
                <w:noProof/>
                <w:kern w:val="2"/>
                <w:sz w:val="24"/>
                <w:szCs w:val="24"/>
                <w:lang w:val="en-SI" w:eastAsia="en-GB"/>
                <w14:ligatures w14:val="standardContextual"/>
              </w:rPr>
              <w:tab/>
            </w:r>
            <w:r w:rsidR="004373B1" w:rsidRPr="00D5668E">
              <w:rPr>
                <w:rStyle w:val="Hyperlink"/>
                <w:noProof/>
              </w:rPr>
              <w:t>Closing the SDK</w:t>
            </w:r>
            <w:r w:rsidR="004373B1">
              <w:rPr>
                <w:noProof/>
                <w:webHidden/>
              </w:rPr>
              <w:tab/>
            </w:r>
            <w:r w:rsidR="004373B1">
              <w:rPr>
                <w:noProof/>
                <w:webHidden/>
              </w:rPr>
              <w:fldChar w:fldCharType="begin"/>
            </w:r>
            <w:r w:rsidR="004373B1">
              <w:rPr>
                <w:noProof/>
                <w:webHidden/>
              </w:rPr>
              <w:instrText xml:space="preserve"> PAGEREF _Toc158972307 \h </w:instrText>
            </w:r>
            <w:r w:rsidR="004373B1">
              <w:rPr>
                <w:noProof/>
                <w:webHidden/>
              </w:rPr>
            </w:r>
            <w:r w:rsidR="004373B1">
              <w:rPr>
                <w:noProof/>
                <w:webHidden/>
              </w:rPr>
              <w:fldChar w:fldCharType="separate"/>
            </w:r>
            <w:r w:rsidR="002D5927">
              <w:rPr>
                <w:noProof/>
                <w:webHidden/>
              </w:rPr>
              <w:t>10</w:t>
            </w:r>
            <w:r w:rsidR="004373B1">
              <w:rPr>
                <w:noProof/>
                <w:webHidden/>
              </w:rPr>
              <w:fldChar w:fldCharType="end"/>
            </w:r>
          </w:hyperlink>
        </w:p>
        <w:p w14:paraId="6A2E802C" w14:textId="76715BAB" w:rsidR="00973B18" w:rsidRPr="007B7473" w:rsidRDefault="00973B18" w:rsidP="007B7473">
          <w:r>
            <w:rPr>
              <w:b/>
              <w:bCs/>
              <w:noProof/>
            </w:rPr>
            <w:fldChar w:fldCharType="end"/>
          </w:r>
        </w:p>
      </w:sdtContent>
    </w:sdt>
    <w:p w14:paraId="542BEA68" w14:textId="77777777" w:rsidR="004E2096" w:rsidRDefault="004E2096">
      <w:pPr>
        <w:spacing w:after="240" w:line="360" w:lineRule="auto"/>
        <w:rPr>
          <w:rFonts w:asciiTheme="majorHAnsi" w:eastAsiaTheme="majorEastAsia" w:hAnsiTheme="majorHAnsi" w:cs="Times New Roman (Headings CS)"/>
          <w:b/>
          <w:sz w:val="32"/>
          <w:szCs w:val="32"/>
        </w:rPr>
      </w:pPr>
      <w:bookmarkStart w:id="8" w:name="_Toc151984446"/>
      <w:r>
        <w:br w:type="page"/>
      </w:r>
    </w:p>
    <w:p w14:paraId="182EFA35" w14:textId="05E242DE" w:rsidR="007962CA" w:rsidRDefault="00973B18" w:rsidP="00AF084A">
      <w:pPr>
        <w:pStyle w:val="Heading1"/>
      </w:pPr>
      <w:bookmarkStart w:id="9" w:name="_Toc158972298"/>
      <w:r w:rsidRPr="00505129">
        <w:lastRenderedPageBreak/>
        <w:t xml:space="preserve">Getting </w:t>
      </w:r>
      <w:r w:rsidRPr="00AF2C85">
        <w:t>started</w:t>
      </w:r>
      <w:bookmarkEnd w:id="8"/>
      <w:bookmarkEnd w:id="9"/>
    </w:p>
    <w:p w14:paraId="06363A5C" w14:textId="4C7B77A5" w:rsidR="00B97582" w:rsidRDefault="00B97582" w:rsidP="00A53434">
      <w:r>
        <w:t xml:space="preserve">MBS SDK is a client library that </w:t>
      </w:r>
      <w:r w:rsidR="00BE5387">
        <w:t xml:space="preserve">facilitates the </w:t>
      </w:r>
      <w:r>
        <w:t>integrat</w:t>
      </w:r>
      <w:r w:rsidR="00BE5387">
        <w:t>ion of a client’s system</w:t>
      </w:r>
      <w:r>
        <w:t xml:space="preserve"> with Sportradar’s </w:t>
      </w:r>
      <w:r w:rsidR="00BE5387">
        <w:t xml:space="preserve">Managed Betting Services (MBS). The library </w:t>
      </w:r>
      <w:r w:rsidR="00EF2D7C">
        <w:t>simplifies the integration by</w:t>
      </w:r>
      <w:r w:rsidR="00BE5387">
        <w:t xml:space="preserve"> reducing </w:t>
      </w:r>
      <w:r w:rsidR="00EF2D7C">
        <w:t xml:space="preserve">the </w:t>
      </w:r>
      <w:r w:rsidR="00BE5387">
        <w:t xml:space="preserve">effort </w:t>
      </w:r>
      <w:r w:rsidR="00EF2D7C">
        <w:t>required for</w:t>
      </w:r>
      <w:r w:rsidR="00BE5387">
        <w:t xml:space="preserve"> </w:t>
      </w:r>
      <w:r w:rsidR="00EF2D7C">
        <w:t>code development, testing and maintenance.</w:t>
      </w:r>
    </w:p>
    <w:p w14:paraId="5ECC7609" w14:textId="13AEB13E" w:rsidR="00B97582" w:rsidRDefault="00EF2D7C" w:rsidP="00A53434">
      <w:r>
        <w:t xml:space="preserve">Managed Betting Services is a suite of services </w:t>
      </w:r>
      <w:r w:rsidR="00122950">
        <w:t>designed for</w:t>
      </w:r>
      <w:r>
        <w:t xml:space="preserve"> betting operators and lotteries to </w:t>
      </w:r>
      <w:r w:rsidR="00122950">
        <w:t>fully manage their sportsbooks. The services include</w:t>
      </w:r>
      <w:r>
        <w:t xml:space="preserve"> </w:t>
      </w:r>
      <w:r w:rsidR="00122950">
        <w:t>integrated trading tools, analytics, risk management and access to AI-driven insights into betting operations</w:t>
      </w:r>
      <w:r>
        <w:t xml:space="preserve">. </w:t>
      </w:r>
    </w:p>
    <w:p w14:paraId="5E49E519" w14:textId="77777777" w:rsidR="00EF2D7C" w:rsidRDefault="00EF2D7C" w:rsidP="00A53434"/>
    <w:p w14:paraId="23A0D291" w14:textId="3906E507" w:rsidR="00B04170" w:rsidRPr="00A53434" w:rsidRDefault="00973B18" w:rsidP="00A53434">
      <w:r w:rsidRPr="00A53434">
        <w:t xml:space="preserve">Before </w:t>
      </w:r>
      <w:r w:rsidR="00185279">
        <w:t xml:space="preserve">you </w:t>
      </w:r>
      <w:r w:rsidRPr="00A53434">
        <w:t>start us</w:t>
      </w:r>
      <w:r w:rsidR="00185279">
        <w:t>ing</w:t>
      </w:r>
      <w:r w:rsidRPr="00A53434">
        <w:t xml:space="preserve"> the SDK</w:t>
      </w:r>
      <w:r w:rsidR="00B04170" w:rsidRPr="00A53434">
        <w:t>,</w:t>
      </w:r>
      <w:r w:rsidRPr="00A53434">
        <w:t xml:space="preserve"> </w:t>
      </w:r>
      <w:r w:rsidR="00B04170" w:rsidRPr="00A53434">
        <w:t xml:space="preserve">read the MTS documentation found at </w:t>
      </w:r>
      <w:hyperlink r:id="rId13" w:history="1">
        <w:r w:rsidR="00B04170" w:rsidRPr="00614E8C">
          <w:rPr>
            <w:rStyle w:val="Hyperlink"/>
            <w:color w:val="auto"/>
            <w:sz w:val="24"/>
            <w:szCs w:val="24"/>
          </w:rPr>
          <w:t>docs.betradar.com</w:t>
        </w:r>
      </w:hyperlink>
      <w:r w:rsidR="00B04170" w:rsidRPr="00614E8C">
        <w:t>, chapter</w:t>
      </w:r>
      <w:r w:rsidR="00B04170" w:rsidRPr="00A53434">
        <w:t xml:space="preserve"> Managed Trading Services (MTS)</w:t>
      </w:r>
      <w:r w:rsidR="0031757E" w:rsidRPr="00A53434">
        <w:t xml:space="preserve"> </w:t>
      </w:r>
      <w:r w:rsidR="00B04170" w:rsidRPr="00A53434">
        <w:t>/ MTS – Ticket Integration Manual.</w:t>
      </w:r>
    </w:p>
    <w:p w14:paraId="6E94CF9E" w14:textId="7095496B" w:rsidR="00973B18" w:rsidRPr="00A53434" w:rsidRDefault="00973B18" w:rsidP="00A53434">
      <w:r w:rsidRPr="00A53434">
        <w:t xml:space="preserve">SDK examples and code documentation </w:t>
      </w:r>
      <w:r w:rsidR="00B97582">
        <w:t>are</w:t>
      </w:r>
      <w:r w:rsidRPr="00A53434">
        <w:t xml:space="preserve"> available </w:t>
      </w:r>
      <w:r w:rsidR="0031757E" w:rsidRPr="00A53434">
        <w:t>at</w:t>
      </w:r>
      <w:r w:rsidRPr="00A53434">
        <w:t xml:space="preserve"> </w:t>
      </w:r>
      <w:hyperlink r:id="rId14" w:history="1">
        <w:r w:rsidRPr="00A53434">
          <w:rPr>
            <w:rStyle w:val="Hyperlink"/>
            <w:color w:val="auto"/>
            <w:sz w:val="24"/>
            <w:szCs w:val="24"/>
          </w:rPr>
          <w:t>https://sdk.sportradar.com</w:t>
        </w:r>
      </w:hyperlink>
      <w:r w:rsidRPr="00A53434">
        <w:t xml:space="preserve">. </w:t>
      </w:r>
    </w:p>
    <w:p w14:paraId="12AD6B43" w14:textId="7C3727F3" w:rsidR="00973B18" w:rsidRPr="009A303F" w:rsidRDefault="00973B18" w:rsidP="00AF084A">
      <w:pPr>
        <w:pStyle w:val="Heading1"/>
      </w:pPr>
      <w:bookmarkStart w:id="10" w:name="_Toc151984462"/>
      <w:bookmarkStart w:id="11" w:name="_Toc158972299"/>
      <w:r w:rsidRPr="009A303F">
        <w:t>Obtaining the SDK</w:t>
      </w:r>
      <w:bookmarkEnd w:id="10"/>
      <w:bookmarkEnd w:id="11"/>
    </w:p>
    <w:p w14:paraId="0CD08FAA" w14:textId="02725D46" w:rsidR="000A4A4B" w:rsidRPr="008F1594" w:rsidRDefault="002B4698" w:rsidP="00FE2842">
      <w:pPr>
        <w:spacing w:after="100"/>
        <w:rPr>
          <w:color w:val="000000" w:themeColor="text1"/>
        </w:rPr>
      </w:pPr>
      <w:r w:rsidRPr="008F1594">
        <w:rPr>
          <w:color w:val="000000" w:themeColor="text1"/>
        </w:rPr>
        <w:t xml:space="preserve">The SDK can be found </w:t>
      </w:r>
      <w:r w:rsidR="0078717C">
        <w:rPr>
          <w:color w:val="000000" w:themeColor="text1"/>
        </w:rPr>
        <w:t>i</w:t>
      </w:r>
      <w:r w:rsidRPr="008F1594">
        <w:rPr>
          <w:color w:val="000000" w:themeColor="text1"/>
        </w:rPr>
        <w:t xml:space="preserve">n </w:t>
      </w:r>
      <w:del w:id="12" w:author="Dejan Pavšek" w:date="2024-02-16T12:25:00Z">
        <w:r w:rsidRPr="008F1594" w:rsidDel="000A4A4B">
          <w:rPr>
            <w:color w:val="000000" w:themeColor="text1"/>
          </w:rPr>
          <w:delText>several Maven repositories (such as m</w:delText>
        </w:r>
        <w:r w:rsidR="00016934" w:rsidRPr="008F1594" w:rsidDel="000A4A4B">
          <w:rPr>
            <w:color w:val="000000" w:themeColor="text1"/>
          </w:rPr>
          <w:delText>avenlibs</w:delText>
        </w:r>
        <w:r w:rsidRPr="008F1594" w:rsidDel="000A4A4B">
          <w:rPr>
            <w:color w:val="000000" w:themeColor="text1"/>
          </w:rPr>
          <w:delText xml:space="preserve">.com). </w:delText>
        </w:r>
        <w:r w:rsidR="0078717C" w:rsidDel="000A4A4B">
          <w:rPr>
            <w:color w:val="000000" w:themeColor="text1"/>
          </w:rPr>
          <w:delText>Locate</w:delText>
        </w:r>
        <w:r w:rsidRPr="008F1594" w:rsidDel="000A4A4B">
          <w:rPr>
            <w:color w:val="000000" w:themeColor="text1"/>
          </w:rPr>
          <w:delText xml:space="preserve"> and download the latest Maven package using</w:delText>
        </w:r>
        <w:r w:rsidR="008851FA" w:rsidRPr="008F1594" w:rsidDel="000A4A4B">
          <w:rPr>
            <w:color w:val="000000" w:themeColor="text1"/>
          </w:rPr>
          <w:delText>:</w:delText>
        </w:r>
      </w:del>
      <w:ins w:id="13" w:author="Dejan Pavšek" w:date="2024-02-16T12:25:00Z">
        <w:r w:rsidR="000A4A4B">
          <w:rPr>
            <w:color w:val="000000" w:themeColor="text1"/>
          </w:rPr>
          <w:t xml:space="preserve">the following </w:t>
        </w:r>
        <w:proofErr w:type="spellStart"/>
        <w:r w:rsidR="000A4A4B">
          <w:rPr>
            <w:color w:val="000000" w:themeColor="text1"/>
          </w:rPr>
          <w:t>Nuget</w:t>
        </w:r>
        <w:proofErr w:type="spellEnd"/>
        <w:r w:rsidR="000A4A4B">
          <w:rPr>
            <w:color w:val="000000" w:themeColor="text1"/>
          </w:rPr>
          <w:t xml:space="preserve"> repository: </w:t>
        </w:r>
        <w:r w:rsidR="000A4A4B" w:rsidRPr="000A4A4B">
          <w:rPr>
            <w:color w:val="000000" w:themeColor="text1"/>
          </w:rPr>
          <w:t>https://www.nuget.org/packages/Sportradar.Mbs.Sdk</w:t>
        </w:r>
      </w:ins>
    </w:p>
    <w:p w14:paraId="3BA1E603" w14:textId="26A9C67C" w:rsidR="002B4698" w:rsidDel="000A4A4B" w:rsidRDefault="000A4A4B" w:rsidP="00973B18">
      <w:pPr>
        <w:spacing w:after="100"/>
        <w:rPr>
          <w:del w:id="14" w:author="Dejan Pavšek" w:date="2024-02-16T12:26:00Z"/>
          <w:color w:val="000000" w:themeColor="text1"/>
        </w:rPr>
      </w:pPr>
      <w:proofErr w:type="gramStart"/>
      <w:ins w:id="15" w:author="Dejan Pavšek" w:date="2024-02-16T12:26:00Z">
        <w:r>
          <w:rPr>
            <w:color w:val="000000" w:themeColor="text1"/>
          </w:rPr>
          <w:t>package=</w:t>
        </w:r>
        <w:proofErr w:type="spellStart"/>
        <w:r>
          <w:rPr>
            <w:color w:val="000000" w:themeColor="text1"/>
          </w:rPr>
          <w:t>Sportradar.Mbs.Sdk</w:t>
        </w:r>
      </w:ins>
      <w:proofErr w:type="spellEnd"/>
      <w:proofErr w:type="gramEnd"/>
      <w:del w:id="16" w:author="Dejan Pavšek" w:date="2024-02-16T12:26:00Z">
        <w:r w:rsidR="008851FA" w:rsidRPr="008F1594" w:rsidDel="000A4A4B">
          <w:rPr>
            <w:color w:val="000000" w:themeColor="text1"/>
          </w:rPr>
          <w:delText>G</w:delText>
        </w:r>
        <w:r w:rsidR="002B4698" w:rsidRPr="008F1594" w:rsidDel="000A4A4B">
          <w:rPr>
            <w:color w:val="000000" w:themeColor="text1"/>
          </w:rPr>
          <w:delText xml:space="preserve">roup Id:  com.sportradar.mbs.sdk  </w:delText>
        </w:r>
      </w:del>
    </w:p>
    <w:p w14:paraId="15A3A068" w14:textId="77777777" w:rsidR="000A4A4B" w:rsidRPr="008F1594" w:rsidRDefault="000A4A4B" w:rsidP="00FE2842">
      <w:pPr>
        <w:spacing w:after="100"/>
        <w:rPr>
          <w:ins w:id="17" w:author="Dejan Pavšek" w:date="2024-02-16T12:26:00Z"/>
          <w:color w:val="000000" w:themeColor="text1"/>
        </w:rPr>
      </w:pPr>
    </w:p>
    <w:p w14:paraId="21F8ACB4" w14:textId="71AD6E23" w:rsidR="00973B18" w:rsidRPr="008F1594" w:rsidDel="000A4A4B" w:rsidRDefault="002066BF" w:rsidP="00973B18">
      <w:pPr>
        <w:spacing w:after="100"/>
        <w:rPr>
          <w:del w:id="18" w:author="Dejan Pavšek" w:date="2024-02-16T12:26:00Z"/>
          <w:color w:val="000000" w:themeColor="text1"/>
        </w:rPr>
      </w:pPr>
      <w:del w:id="19" w:author="Dejan Pavšek" w:date="2024-02-16T12:26:00Z">
        <w:r w:rsidRPr="008F1594" w:rsidDel="000A4A4B">
          <w:rPr>
            <w:color w:val="000000" w:themeColor="text1"/>
          </w:rPr>
          <w:delText>Artifact</w:delText>
        </w:r>
        <w:r w:rsidR="008851FA" w:rsidRPr="008F1594" w:rsidDel="000A4A4B">
          <w:rPr>
            <w:color w:val="000000" w:themeColor="text1"/>
          </w:rPr>
          <w:delText xml:space="preserve"> </w:delText>
        </w:r>
        <w:r w:rsidRPr="008F1594" w:rsidDel="000A4A4B">
          <w:rPr>
            <w:color w:val="000000" w:themeColor="text1"/>
          </w:rPr>
          <w:delText>Id</w:delText>
        </w:r>
        <w:r w:rsidR="008851FA" w:rsidRPr="008F1594" w:rsidDel="000A4A4B">
          <w:rPr>
            <w:color w:val="000000" w:themeColor="text1"/>
          </w:rPr>
          <w:delText xml:space="preserve">:  </w:delText>
        </w:r>
        <w:r w:rsidR="00305065" w:rsidRPr="008F1594" w:rsidDel="000A4A4B">
          <w:rPr>
            <w:color w:val="000000" w:themeColor="text1"/>
          </w:rPr>
          <w:delText xml:space="preserve">mbs-sdk  </w:delText>
        </w:r>
      </w:del>
    </w:p>
    <w:p w14:paraId="4246E5F8" w14:textId="74208F5A" w:rsidR="00305065" w:rsidRPr="008F1594" w:rsidRDefault="000A4A4B" w:rsidP="00973B18">
      <w:pPr>
        <w:spacing w:after="100"/>
        <w:rPr>
          <w:color w:val="000000" w:themeColor="text1"/>
        </w:rPr>
      </w:pPr>
      <w:ins w:id="20" w:author="Dejan Pavšek" w:date="2024-02-16T12:26:00Z">
        <w:r>
          <w:rPr>
            <w:color w:val="000000" w:themeColor="text1"/>
          </w:rPr>
          <w:t>version=</w:t>
        </w:r>
      </w:ins>
      <w:ins w:id="21" w:author="Dejan Pavšek" w:date="2024-02-16T12:27:00Z">
        <w:r>
          <w:rPr>
            <w:color w:val="000000" w:themeColor="text1"/>
          </w:rPr>
          <w:t xml:space="preserve">0.9.0 </w:t>
        </w:r>
      </w:ins>
      <w:del w:id="22" w:author="Dejan Pavšek" w:date="2024-02-16T12:26:00Z">
        <w:r w:rsidR="00305065" w:rsidRPr="008F1594" w:rsidDel="000A4A4B">
          <w:rPr>
            <w:color w:val="000000" w:themeColor="text1"/>
          </w:rPr>
          <w:delText>Version</w:delText>
        </w:r>
      </w:del>
      <w:del w:id="23" w:author="Dejan Pavšek" w:date="2024-02-16T12:27:00Z">
        <w:r w:rsidR="00016934" w:rsidRPr="008F1594" w:rsidDel="000A4A4B">
          <w:rPr>
            <w:color w:val="000000" w:themeColor="text1"/>
          </w:rPr>
          <w:delText>:</w:delText>
        </w:r>
      </w:del>
      <w:r w:rsidR="00016934" w:rsidRPr="008F1594">
        <w:rPr>
          <w:color w:val="000000" w:themeColor="text1"/>
        </w:rPr>
        <w:t xml:space="preserve"> (always download the latest version, current </w:t>
      </w:r>
      <w:r w:rsidR="00614E8C" w:rsidRPr="008F1594">
        <w:rPr>
          <w:color w:val="000000" w:themeColor="text1"/>
        </w:rPr>
        <w:t xml:space="preserve">stable </w:t>
      </w:r>
      <w:r w:rsidR="00016934" w:rsidRPr="008F1594">
        <w:rPr>
          <w:color w:val="000000" w:themeColor="text1"/>
        </w:rPr>
        <w:t>version is 0.9)</w:t>
      </w:r>
    </w:p>
    <w:p w14:paraId="203F8A83" w14:textId="18CE2E11" w:rsidR="00016934" w:rsidRPr="008F1594" w:rsidDel="000A4A4B" w:rsidRDefault="00016934" w:rsidP="00AF084A">
      <w:pPr>
        <w:pStyle w:val="Heading1"/>
        <w:rPr>
          <w:del w:id="24" w:author="Dejan Pavšek" w:date="2024-02-16T12:27:00Z"/>
        </w:rPr>
        <w:pPrChange w:id="25" w:author="Dejan Pavšek" w:date="2024-02-16T12:28:00Z">
          <w:pPr>
            <w:spacing w:after="100"/>
          </w:pPr>
        </w:pPrChange>
      </w:pPr>
    </w:p>
    <w:p w14:paraId="1D315527" w14:textId="5A304D5C" w:rsidR="00305065" w:rsidRPr="008F1594" w:rsidDel="000A4A4B" w:rsidRDefault="00016934" w:rsidP="00AF084A">
      <w:pPr>
        <w:pStyle w:val="Heading1"/>
        <w:rPr>
          <w:del w:id="26" w:author="Dejan Pavšek" w:date="2024-02-16T12:27:00Z"/>
        </w:rPr>
        <w:pPrChange w:id="27" w:author="Dejan Pavšek" w:date="2024-02-16T12:28:00Z">
          <w:pPr>
            <w:spacing w:after="100"/>
          </w:pPr>
        </w:pPrChange>
      </w:pPr>
      <w:del w:id="28" w:author="Dejan Pavšek" w:date="2024-02-16T12:27:00Z">
        <w:r w:rsidRPr="008F1594" w:rsidDel="000A4A4B">
          <w:delText xml:space="preserve">The following is an example of </w:delText>
        </w:r>
        <w:r w:rsidR="00993074" w:rsidDel="000A4A4B">
          <w:delText xml:space="preserve">a </w:delText>
        </w:r>
        <w:r w:rsidRPr="008F1594" w:rsidDel="000A4A4B">
          <w:delText xml:space="preserve">Maven </w:delText>
        </w:r>
        <w:r w:rsidR="00614E8C" w:rsidRPr="008F1594" w:rsidDel="000A4A4B">
          <w:delText>.</w:delText>
        </w:r>
        <w:r w:rsidRPr="008F1594" w:rsidDel="000A4A4B">
          <w:delText>pom</w:delText>
        </w:r>
        <w:r w:rsidR="00614E8C" w:rsidRPr="008F1594" w:rsidDel="000A4A4B">
          <w:delText xml:space="preserve"> file </w:delText>
        </w:r>
        <w:r w:rsidR="00993074" w:rsidDel="000A4A4B">
          <w:delText>that</w:delText>
        </w:r>
        <w:r w:rsidR="00614E8C" w:rsidRPr="008F1594" w:rsidDel="000A4A4B">
          <w:delText xml:space="preserve"> reference</w:delText>
        </w:r>
        <w:r w:rsidR="00993074" w:rsidDel="000A4A4B">
          <w:delText>s</w:delText>
        </w:r>
        <w:r w:rsidR="00614E8C" w:rsidRPr="008F1594" w:rsidDel="000A4A4B">
          <w:delText xml:space="preserve"> the MBS SDK.</w:delText>
        </w:r>
      </w:del>
    </w:p>
    <w:p w14:paraId="17F99DA5" w14:textId="435A53F3" w:rsidR="00305065" w:rsidRPr="00305065" w:rsidDel="000A4A4B" w:rsidRDefault="00305065" w:rsidP="00AF084A">
      <w:pPr>
        <w:pStyle w:val="Heading1"/>
        <w:rPr>
          <w:del w:id="29" w:author="Dejan Pavšek" w:date="2024-02-16T12:27:00Z"/>
          <w:color w:val="000000"/>
          <w:bdr w:val="single" w:sz="2" w:space="0" w:color="E5E7EB" w:frame="1"/>
          <w:lang w:val="en-SI" w:eastAsia="en-GB"/>
        </w:rPr>
        <w:pPrChange w:id="30" w:author="Dejan Pavšek" w:date="2024-02-16T12:28:00Z">
          <w:pPr>
            <w:pBdr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pBd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</w:pPr>
        </w:pPrChange>
      </w:pPr>
      <w:del w:id="31" w:author="Dejan Pavšek" w:date="2024-02-16T12:27:00Z">
        <w:r w:rsidRPr="00305065" w:rsidDel="000A4A4B">
          <w:rPr>
            <w:color w:val="000000"/>
            <w:bdr w:val="single" w:sz="2" w:space="0" w:color="E5E7EB" w:frame="1"/>
            <w:lang w:val="en-SI" w:eastAsia="en-GB"/>
          </w:rPr>
          <w:br/>
          <w:delText>&lt;</w:delText>
        </w:r>
        <w:r w:rsidRPr="00305065" w:rsidDel="000A4A4B">
          <w:rPr>
            <w:bdr w:val="single" w:sz="2" w:space="0" w:color="E5E7EB" w:frame="1"/>
            <w:lang w:val="en-SI" w:eastAsia="en-GB"/>
          </w:rPr>
          <w:delText>dependency</w:delText>
        </w:r>
        <w:r w:rsidRPr="00305065" w:rsidDel="000A4A4B">
          <w:rPr>
            <w:color w:val="000000"/>
            <w:bdr w:val="single" w:sz="2" w:space="0" w:color="E5E7EB" w:frame="1"/>
            <w:lang w:val="en-SI" w:eastAsia="en-GB"/>
          </w:rPr>
          <w:delText>&gt;</w:delText>
        </w:r>
      </w:del>
    </w:p>
    <w:p w14:paraId="5E2186FA" w14:textId="4844B4B9" w:rsidR="00305065" w:rsidRPr="00305065" w:rsidDel="000A4A4B" w:rsidRDefault="00305065" w:rsidP="00AF084A">
      <w:pPr>
        <w:pStyle w:val="Heading1"/>
        <w:rPr>
          <w:del w:id="32" w:author="Dejan Pavšek" w:date="2024-02-16T12:27:00Z"/>
          <w:bdr w:val="single" w:sz="2" w:space="0" w:color="E5E7EB" w:frame="1"/>
          <w:lang w:val="en-SI" w:eastAsia="en-GB"/>
        </w:rPr>
        <w:pPrChange w:id="33" w:author="Dejan Pavšek" w:date="2024-02-16T12:28:00Z">
          <w:pPr>
            <w:pBdr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pBd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</w:pPr>
        </w:pPrChange>
      </w:pPr>
      <w:del w:id="34" w:author="Dejan Pavšek" w:date="2024-02-16T12:27:00Z">
        <w:r w:rsidRPr="00305065" w:rsidDel="000A4A4B">
          <w:rPr>
            <w:bdr w:val="single" w:sz="2" w:space="0" w:color="E5E7EB" w:frame="1"/>
            <w:lang w:val="en-SI" w:eastAsia="en-GB"/>
          </w:rPr>
          <w:delText xml:space="preserve">    &lt;groupId&gt;com.sportradar.mbs.sdk&lt;/groupId&gt;</w:delText>
        </w:r>
      </w:del>
    </w:p>
    <w:p w14:paraId="4743FBF6" w14:textId="64E3D1B9" w:rsidR="00305065" w:rsidRPr="00305065" w:rsidDel="000A4A4B" w:rsidRDefault="00305065" w:rsidP="00AF084A">
      <w:pPr>
        <w:pStyle w:val="Heading1"/>
        <w:rPr>
          <w:del w:id="35" w:author="Dejan Pavšek" w:date="2024-02-16T12:27:00Z"/>
          <w:bdr w:val="single" w:sz="2" w:space="0" w:color="E5E7EB" w:frame="1"/>
          <w:lang w:val="en-SI" w:eastAsia="en-GB"/>
        </w:rPr>
        <w:pPrChange w:id="36" w:author="Dejan Pavšek" w:date="2024-02-16T12:28:00Z">
          <w:pPr>
            <w:pBdr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pBd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</w:pPr>
        </w:pPrChange>
      </w:pPr>
      <w:del w:id="37" w:author="Dejan Pavšek" w:date="2024-02-16T12:27:00Z">
        <w:r w:rsidRPr="00305065" w:rsidDel="000A4A4B">
          <w:rPr>
            <w:bdr w:val="single" w:sz="2" w:space="0" w:color="E5E7EB" w:frame="1"/>
            <w:lang w:val="en-SI" w:eastAsia="en-GB"/>
          </w:rPr>
          <w:delText xml:space="preserve">    &lt;artifactId&gt;mbs-sdk&lt;/artifactId&gt;</w:delText>
        </w:r>
      </w:del>
    </w:p>
    <w:p w14:paraId="1625EFBA" w14:textId="65049566" w:rsidR="00305065" w:rsidRPr="00305065" w:rsidDel="000A4A4B" w:rsidRDefault="00305065" w:rsidP="00AF084A">
      <w:pPr>
        <w:pStyle w:val="Heading1"/>
        <w:rPr>
          <w:del w:id="38" w:author="Dejan Pavšek" w:date="2024-02-16T12:27:00Z"/>
          <w:bdr w:val="single" w:sz="2" w:space="0" w:color="E5E7EB" w:frame="1"/>
          <w:lang w:val="en-SI" w:eastAsia="en-GB"/>
        </w:rPr>
        <w:pPrChange w:id="39" w:author="Dejan Pavšek" w:date="2024-02-16T12:28:00Z">
          <w:pPr>
            <w:pBdr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pBd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</w:pPr>
        </w:pPrChange>
      </w:pPr>
      <w:del w:id="40" w:author="Dejan Pavšek" w:date="2024-02-16T12:27:00Z">
        <w:r w:rsidRPr="00305065" w:rsidDel="000A4A4B">
          <w:rPr>
            <w:bdr w:val="single" w:sz="2" w:space="0" w:color="E5E7EB" w:frame="1"/>
            <w:lang w:val="en-SI" w:eastAsia="en-GB"/>
          </w:rPr>
          <w:delText xml:space="preserve">    &lt;version&gt;0.9&lt;/version&gt;</w:delText>
        </w:r>
      </w:del>
    </w:p>
    <w:p w14:paraId="486A6080" w14:textId="0B4CB99F" w:rsidR="00305065" w:rsidRPr="00305065" w:rsidDel="000A4A4B" w:rsidRDefault="00305065" w:rsidP="00AF084A">
      <w:pPr>
        <w:pStyle w:val="Heading1"/>
        <w:rPr>
          <w:del w:id="41" w:author="Dejan Pavšek" w:date="2024-02-16T12:27:00Z"/>
          <w:lang w:val="en-SI" w:eastAsia="en-GB"/>
        </w:rPr>
        <w:pPrChange w:id="42" w:author="Dejan Pavšek" w:date="2024-02-16T12:28:00Z">
          <w:pPr>
            <w:pBdr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pBd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</w:pPr>
        </w:pPrChange>
      </w:pPr>
      <w:del w:id="43" w:author="Dejan Pavšek" w:date="2024-02-16T12:27:00Z">
        <w:r w:rsidRPr="00305065" w:rsidDel="000A4A4B">
          <w:rPr>
            <w:bdr w:val="single" w:sz="2" w:space="0" w:color="E5E7EB" w:frame="1"/>
            <w:lang w:val="en-SI" w:eastAsia="en-GB"/>
          </w:rPr>
          <w:delText>&lt;/dependency&gt;</w:delText>
        </w:r>
      </w:del>
    </w:p>
    <w:p w14:paraId="745703BB" w14:textId="1979BCFD" w:rsidR="00305065" w:rsidRPr="00A53434" w:rsidDel="000A4A4B" w:rsidRDefault="00305065" w:rsidP="00AF084A">
      <w:pPr>
        <w:pStyle w:val="Heading1"/>
        <w:rPr>
          <w:del w:id="44" w:author="Dejan Pavšek" w:date="2024-02-16T12:27:00Z"/>
        </w:rPr>
        <w:pPrChange w:id="45" w:author="Dejan Pavšek" w:date="2024-02-16T12:28:00Z">
          <w:pPr>
            <w:spacing w:after="100"/>
          </w:pPr>
        </w:pPrChange>
      </w:pPr>
    </w:p>
    <w:p w14:paraId="750CAACA" w14:textId="4B7B4DA5" w:rsidR="00973B18" w:rsidRPr="005A0080" w:rsidRDefault="00973B18" w:rsidP="00AF084A">
      <w:pPr>
        <w:pStyle w:val="Heading1"/>
      </w:pPr>
      <w:bookmarkStart w:id="46" w:name="_Toc151984463"/>
      <w:bookmarkStart w:id="47" w:name="_Toc158972300"/>
      <w:r w:rsidRPr="00505129">
        <w:t xml:space="preserve">SDK setup and </w:t>
      </w:r>
      <w:bookmarkEnd w:id="46"/>
      <w:r w:rsidR="00EF3C48">
        <w:t>use</w:t>
      </w:r>
      <w:bookmarkEnd w:id="47"/>
    </w:p>
    <w:p w14:paraId="1D3768C4" w14:textId="63DD059A" w:rsidR="00973B18" w:rsidRPr="00B97582" w:rsidRDefault="00973B18" w:rsidP="00FE2842">
      <w:pPr>
        <w:spacing w:after="100"/>
      </w:pPr>
      <w:r w:rsidRPr="00B97582">
        <w:t xml:space="preserve">The SDK </w:t>
      </w:r>
      <w:r w:rsidR="008851FA" w:rsidRPr="00B97582">
        <w:t>can be</w:t>
      </w:r>
      <w:r w:rsidRPr="00B97582">
        <w:t xml:space="preserve"> set</w:t>
      </w:r>
      <w:r w:rsidR="00A53434" w:rsidRPr="00B97582">
        <w:t xml:space="preserve"> </w:t>
      </w:r>
      <w:r w:rsidRPr="00B97582">
        <w:t xml:space="preserve">up </w:t>
      </w:r>
      <w:r w:rsidR="008851FA" w:rsidRPr="00B97582">
        <w:t xml:space="preserve">and used </w:t>
      </w:r>
      <w:r w:rsidRPr="00B97582">
        <w:t>by following</w:t>
      </w:r>
      <w:r w:rsidR="00122950">
        <w:t xml:space="preserve"> these steps</w:t>
      </w:r>
      <w:r w:rsidRPr="00B97582">
        <w:t xml:space="preserve">: </w:t>
      </w:r>
    </w:p>
    <w:p w14:paraId="79441BE5" w14:textId="28CB059D" w:rsidR="008851FA" w:rsidRPr="00505129" w:rsidRDefault="008851FA" w:rsidP="008851FA">
      <w:pPr>
        <w:pStyle w:val="ListParagraph"/>
        <w:numPr>
          <w:ilvl w:val="0"/>
          <w:numId w:val="49"/>
        </w:numPr>
        <w:tabs>
          <w:tab w:val="clear" w:pos="7517"/>
        </w:tabs>
        <w:spacing w:after="0" w:line="240" w:lineRule="auto"/>
        <w:rPr>
          <w:lang w:val="en-GB"/>
        </w:rPr>
      </w:pPr>
      <w:r w:rsidRPr="00505129">
        <w:rPr>
          <w:lang w:val="en-GB"/>
        </w:rPr>
        <w:t>Creat</w:t>
      </w:r>
      <w:r>
        <w:rPr>
          <w:lang w:val="en-GB"/>
        </w:rPr>
        <w:t>e</w:t>
      </w:r>
      <w:r w:rsidRPr="00505129">
        <w:rPr>
          <w:lang w:val="en-GB"/>
        </w:rPr>
        <w:t xml:space="preserve"> </w:t>
      </w:r>
      <w:r w:rsidR="00EF3C48">
        <w:rPr>
          <w:lang w:val="en-GB"/>
        </w:rPr>
        <w:t>the SDK configuration by creating an</w:t>
      </w:r>
      <w:r w:rsidRPr="00505129">
        <w:rPr>
          <w:lang w:val="en-GB"/>
        </w:rPr>
        <w:t xml:space="preserve"> instance of the </w:t>
      </w:r>
      <w:proofErr w:type="spellStart"/>
      <w:r w:rsidRPr="00505129">
        <w:rPr>
          <w:rFonts w:ascii="Consolas" w:hAnsi="Consolas" w:cs="Consolas"/>
          <w:color w:val="2B91AF"/>
          <w:lang w:val="en-GB"/>
        </w:rPr>
        <w:t>M</w:t>
      </w:r>
      <w:r>
        <w:rPr>
          <w:rFonts w:ascii="Consolas" w:hAnsi="Consolas" w:cs="Consolas"/>
          <w:color w:val="2B91AF"/>
          <w:lang w:val="en-GB"/>
        </w:rPr>
        <w:t>b</w:t>
      </w:r>
      <w:r w:rsidRPr="00505129">
        <w:rPr>
          <w:rFonts w:ascii="Consolas" w:hAnsi="Consolas" w:cs="Consolas"/>
          <w:color w:val="2B91AF"/>
          <w:lang w:val="en-GB"/>
        </w:rPr>
        <w:t>sSdk</w:t>
      </w:r>
      <w:r w:rsidR="00EF3C48">
        <w:rPr>
          <w:rFonts w:ascii="Consolas" w:hAnsi="Consolas" w:cs="Consolas"/>
          <w:color w:val="2B91AF"/>
          <w:lang w:val="en-GB"/>
        </w:rPr>
        <w:t>Config</w:t>
      </w:r>
      <w:proofErr w:type="spellEnd"/>
      <w:r w:rsidRPr="00505129">
        <w:rPr>
          <w:lang w:val="en-GB"/>
        </w:rPr>
        <w:t xml:space="preserve"> class</w:t>
      </w:r>
      <w:r w:rsidR="00122950">
        <w:rPr>
          <w:lang w:val="en-GB"/>
        </w:rPr>
        <w:t>.</w:t>
      </w:r>
    </w:p>
    <w:p w14:paraId="47710FAA" w14:textId="148087D9" w:rsidR="00FE2842" w:rsidRPr="00505129" w:rsidRDefault="00FE2842" w:rsidP="00FE2842">
      <w:pPr>
        <w:pStyle w:val="ListParagraph"/>
        <w:numPr>
          <w:ilvl w:val="0"/>
          <w:numId w:val="49"/>
        </w:numPr>
        <w:tabs>
          <w:tab w:val="clear" w:pos="7517"/>
        </w:tabs>
        <w:spacing w:after="0" w:line="240" w:lineRule="auto"/>
        <w:rPr>
          <w:lang w:val="en-GB"/>
        </w:rPr>
      </w:pPr>
      <w:r w:rsidRPr="00505129">
        <w:rPr>
          <w:lang w:val="en-GB"/>
        </w:rPr>
        <w:t>Creat</w:t>
      </w:r>
      <w:r w:rsidR="00F1545F">
        <w:rPr>
          <w:lang w:val="en-GB"/>
        </w:rPr>
        <w:t>e</w:t>
      </w:r>
      <w:r w:rsidRPr="00505129">
        <w:rPr>
          <w:lang w:val="en-GB"/>
        </w:rPr>
        <w:t xml:space="preserve"> an instance of the </w:t>
      </w:r>
      <w:proofErr w:type="spellStart"/>
      <w:r w:rsidRPr="00505129">
        <w:rPr>
          <w:rFonts w:ascii="Consolas" w:hAnsi="Consolas" w:cs="Consolas"/>
          <w:color w:val="2B91AF"/>
          <w:lang w:val="en-GB"/>
        </w:rPr>
        <w:t>M</w:t>
      </w:r>
      <w:r w:rsidR="00B3217F">
        <w:rPr>
          <w:rFonts w:ascii="Consolas" w:hAnsi="Consolas" w:cs="Consolas"/>
          <w:color w:val="2B91AF"/>
          <w:lang w:val="en-GB"/>
        </w:rPr>
        <w:t>b</w:t>
      </w:r>
      <w:r w:rsidRPr="00505129">
        <w:rPr>
          <w:rFonts w:ascii="Consolas" w:hAnsi="Consolas" w:cs="Consolas"/>
          <w:color w:val="2B91AF"/>
          <w:lang w:val="en-GB"/>
        </w:rPr>
        <w:t>sSdk</w:t>
      </w:r>
      <w:proofErr w:type="spellEnd"/>
      <w:r w:rsidRPr="00505129">
        <w:rPr>
          <w:lang w:val="en-GB"/>
        </w:rPr>
        <w:t xml:space="preserve"> class</w:t>
      </w:r>
      <w:r w:rsidR="00C71111">
        <w:rPr>
          <w:lang w:val="en-GB"/>
        </w:rPr>
        <w:t xml:space="preserve"> (based on the </w:t>
      </w:r>
      <w:r w:rsidR="00EF3C48">
        <w:rPr>
          <w:lang w:val="en-GB"/>
        </w:rPr>
        <w:t>required configuration</w:t>
      </w:r>
      <w:r w:rsidR="00C71111">
        <w:rPr>
          <w:lang w:val="en-GB"/>
        </w:rPr>
        <w:t>)</w:t>
      </w:r>
      <w:r w:rsidR="00122950">
        <w:rPr>
          <w:lang w:val="en-GB"/>
        </w:rPr>
        <w:t>.</w:t>
      </w:r>
    </w:p>
    <w:p w14:paraId="5772D2E2" w14:textId="02A07158" w:rsidR="00FE2842" w:rsidRDefault="00B3217F" w:rsidP="00FE2842">
      <w:pPr>
        <w:pStyle w:val="ListParagraph"/>
        <w:numPr>
          <w:ilvl w:val="0"/>
          <w:numId w:val="49"/>
        </w:numPr>
        <w:tabs>
          <w:tab w:val="clear" w:pos="7517"/>
        </w:tabs>
        <w:spacing w:after="0" w:line="240" w:lineRule="auto"/>
        <w:rPr>
          <w:lang w:val="en-GB"/>
        </w:rPr>
      </w:pPr>
      <w:r>
        <w:rPr>
          <w:lang w:val="en-GB"/>
        </w:rPr>
        <w:t>Connect</w:t>
      </w:r>
      <w:r w:rsidR="00FE2842" w:rsidRPr="00505129">
        <w:rPr>
          <w:lang w:val="en-GB"/>
        </w:rPr>
        <w:t xml:space="preserve"> the created </w:t>
      </w:r>
      <w:r w:rsidR="00932FA6" w:rsidRPr="00932FA6">
        <w:rPr>
          <w:lang w:val="en-GB"/>
        </w:rPr>
        <w:t xml:space="preserve">SDK </w:t>
      </w:r>
      <w:r w:rsidR="00FE2842" w:rsidRPr="00505129">
        <w:rPr>
          <w:lang w:val="en-GB"/>
        </w:rPr>
        <w:t>instance</w:t>
      </w:r>
      <w:r w:rsidR="00FE2842">
        <w:rPr>
          <w:lang w:val="en-GB"/>
        </w:rPr>
        <w:t xml:space="preserve"> </w:t>
      </w:r>
      <w:r w:rsidR="00932FA6">
        <w:rPr>
          <w:lang w:val="en-GB"/>
        </w:rPr>
        <w:t xml:space="preserve">to </w:t>
      </w:r>
      <w:r w:rsidR="00A53434">
        <w:rPr>
          <w:lang w:val="en-GB"/>
        </w:rPr>
        <w:t xml:space="preserve">the </w:t>
      </w:r>
      <w:r w:rsidR="00932FA6" w:rsidRPr="00614E8C">
        <w:rPr>
          <w:lang w:val="en-GB"/>
        </w:rPr>
        <w:t>M</w:t>
      </w:r>
      <w:r w:rsidR="00305065" w:rsidRPr="00614E8C">
        <w:rPr>
          <w:lang w:val="en-GB"/>
        </w:rPr>
        <w:t>B</w:t>
      </w:r>
      <w:r w:rsidR="00932FA6" w:rsidRPr="00614E8C">
        <w:rPr>
          <w:lang w:val="en-GB"/>
        </w:rPr>
        <w:t>S</w:t>
      </w:r>
      <w:r w:rsidR="00932FA6">
        <w:rPr>
          <w:lang w:val="en-GB"/>
        </w:rPr>
        <w:t xml:space="preserve"> server</w:t>
      </w:r>
      <w:r w:rsidR="00122950">
        <w:rPr>
          <w:lang w:val="en-GB"/>
        </w:rPr>
        <w:t>.</w:t>
      </w:r>
    </w:p>
    <w:p w14:paraId="6B11180B" w14:textId="1FF450CA" w:rsidR="00FE2842" w:rsidRDefault="00296B0E" w:rsidP="00FE2842">
      <w:pPr>
        <w:pStyle w:val="ListParagraph"/>
        <w:numPr>
          <w:ilvl w:val="0"/>
          <w:numId w:val="49"/>
        </w:numPr>
        <w:tabs>
          <w:tab w:val="clear" w:pos="7517"/>
        </w:tabs>
        <w:spacing w:after="0" w:line="240" w:lineRule="auto"/>
        <w:rPr>
          <w:lang w:val="en-GB"/>
        </w:rPr>
      </w:pPr>
      <w:r>
        <w:rPr>
          <w:lang w:val="en-GB"/>
        </w:rPr>
        <w:t>U</w:t>
      </w:r>
      <w:r w:rsidR="00406151">
        <w:rPr>
          <w:lang w:val="en-GB"/>
        </w:rPr>
        <w:t>se</w:t>
      </w:r>
      <w:r>
        <w:rPr>
          <w:lang w:val="en-GB"/>
        </w:rPr>
        <w:t xml:space="preserve"> the SDK by composing transactions, sending them to MBS and receiving responses from MBS. This is the </w:t>
      </w:r>
      <w:r w:rsidR="00406151">
        <w:rPr>
          <w:lang w:val="en-GB"/>
        </w:rPr>
        <w:t>actual</w:t>
      </w:r>
      <w:r>
        <w:rPr>
          <w:lang w:val="en-GB"/>
        </w:rPr>
        <w:t xml:space="preserve"> interaction between the client’s system and MBS</w:t>
      </w:r>
      <w:r w:rsidR="00406151">
        <w:rPr>
          <w:lang w:val="en-GB"/>
        </w:rPr>
        <w:t xml:space="preserve"> which is required to use MBS services</w:t>
      </w:r>
      <w:r>
        <w:rPr>
          <w:lang w:val="en-GB"/>
        </w:rPr>
        <w:t>.</w:t>
      </w:r>
    </w:p>
    <w:p w14:paraId="3AA4D91F" w14:textId="6028F2D7" w:rsidR="00FE2842" w:rsidRPr="00A53434" w:rsidRDefault="00EF3C48" w:rsidP="00A53434">
      <w:pPr>
        <w:pStyle w:val="ListParagraph"/>
        <w:numPr>
          <w:ilvl w:val="0"/>
          <w:numId w:val="49"/>
        </w:numPr>
        <w:tabs>
          <w:tab w:val="clear" w:pos="7517"/>
        </w:tabs>
        <w:spacing w:after="0" w:line="240" w:lineRule="auto"/>
        <w:rPr>
          <w:lang w:val="en-GB"/>
        </w:rPr>
      </w:pPr>
      <w:r>
        <w:rPr>
          <w:lang w:val="en-GB"/>
        </w:rPr>
        <w:t>Tear</w:t>
      </w:r>
      <w:r w:rsidR="00A53434">
        <w:rPr>
          <w:lang w:val="en-GB"/>
        </w:rPr>
        <w:t xml:space="preserve"> </w:t>
      </w:r>
      <w:r>
        <w:rPr>
          <w:lang w:val="en-GB"/>
        </w:rPr>
        <w:t>down the SDK</w:t>
      </w:r>
      <w:r w:rsidR="00932FA6">
        <w:rPr>
          <w:lang w:val="en-GB"/>
        </w:rPr>
        <w:t xml:space="preserve"> instance</w:t>
      </w:r>
      <w:r>
        <w:rPr>
          <w:lang w:val="en-GB"/>
        </w:rPr>
        <w:t xml:space="preserve"> </w:t>
      </w:r>
      <w:r w:rsidR="00932FA6">
        <w:rPr>
          <w:lang w:val="en-GB"/>
        </w:rPr>
        <w:t>when</w:t>
      </w:r>
      <w:r>
        <w:rPr>
          <w:lang w:val="en-GB"/>
        </w:rPr>
        <w:t xml:space="preserve"> it is no longer needed</w:t>
      </w:r>
      <w:r w:rsidR="00122950">
        <w:rPr>
          <w:lang w:val="en-GB"/>
        </w:rPr>
        <w:t>.</w:t>
      </w:r>
    </w:p>
    <w:p w14:paraId="53936D4B" w14:textId="6340F982" w:rsidR="002066BF" w:rsidRPr="00EF34AA" w:rsidRDefault="00EF3C48" w:rsidP="00AF084A">
      <w:pPr>
        <w:pStyle w:val="Heading2"/>
      </w:pPr>
      <w:bookmarkStart w:id="48" w:name="_Toc158972301"/>
      <w:r w:rsidRPr="00EF34AA">
        <w:lastRenderedPageBreak/>
        <w:t>Configuration</w:t>
      </w:r>
      <w:bookmarkEnd w:id="48"/>
    </w:p>
    <w:p w14:paraId="68259E1F" w14:textId="77777777" w:rsidR="00EF3C48" w:rsidRPr="00C64F89" w:rsidRDefault="00EF3C48" w:rsidP="00EF3C48">
      <w:pPr>
        <w:rPr>
          <w:b/>
          <w:sz w:val="24"/>
          <w:szCs w:val="24"/>
        </w:rPr>
      </w:pPr>
      <w:r w:rsidRPr="00C64F89">
        <w:rPr>
          <w:b/>
          <w:sz w:val="24"/>
          <w:szCs w:val="24"/>
        </w:rPr>
        <w:t>Required attributes:</w:t>
      </w:r>
    </w:p>
    <w:p w14:paraId="06EE2959" w14:textId="2361D9A1" w:rsidR="00EF3C48" w:rsidRDefault="00EF3C48" w:rsidP="00A53434">
      <w:r>
        <w:t xml:space="preserve">Values of the required attributes must be provided by </w:t>
      </w:r>
      <w:r w:rsidR="00614E8C">
        <w:t xml:space="preserve">the </w:t>
      </w:r>
      <w:r>
        <w:t xml:space="preserve">Sportradar integration team. </w:t>
      </w:r>
      <w:r w:rsidRPr="00D046E1">
        <w:t xml:space="preserve">See also </w:t>
      </w:r>
      <w:hyperlink r:id="rId15" w:history="1">
        <w:r w:rsidR="00B97582" w:rsidRPr="00B97582">
          <w:rPr>
            <w:rStyle w:val="Hyperlink"/>
          </w:rPr>
          <w:t>MTS - Connectivity (v3.0)</w:t>
        </w:r>
      </w:hyperlink>
      <w:r>
        <w:t>.</w:t>
      </w:r>
    </w:p>
    <w:p w14:paraId="6DF89D79" w14:textId="77777777" w:rsidR="00EF3C48" w:rsidRDefault="00EF3C48" w:rsidP="00A53434"/>
    <w:p w14:paraId="7721605B" w14:textId="55CC9F90" w:rsidR="00EF3C48" w:rsidRPr="00BD735C" w:rsidRDefault="00EF3C48" w:rsidP="00BD735C">
      <w:r>
        <w:t xml:space="preserve">Create </w:t>
      </w:r>
      <w:r w:rsidR="00614E8C">
        <w:t>a</w:t>
      </w:r>
      <w:r>
        <w:t xml:space="preserve"> config object </w:t>
      </w:r>
      <w:r w:rsidR="00614E8C">
        <w:t>that</w:t>
      </w:r>
      <w:r>
        <w:t xml:space="preserve"> will be used when </w:t>
      </w:r>
      <w:r w:rsidR="00614E8C">
        <w:t>building</w:t>
      </w:r>
      <w:r>
        <w:t xml:space="preserve"> the SDK:</w:t>
      </w:r>
      <w:r w:rsidR="00BD735C">
        <w:br/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br/>
      </w:r>
      <w:proofErr w:type="spellStart"/>
      <w:r w:rsidRPr="00A65271">
        <w:rPr>
          <w:rFonts w:ascii="Consolas" w:hAnsi="Consolas" w:cs="Consolas"/>
        </w:rPr>
        <w:t>MbsSdkConfig</w:t>
      </w:r>
      <w:proofErr w:type="spellEnd"/>
      <w:r w:rsidRPr="00A65271">
        <w:rPr>
          <w:rFonts w:ascii="Consolas" w:hAnsi="Consolas" w:cs="Consolas"/>
        </w:rPr>
        <w:t xml:space="preserve"> config = new</w:t>
      </w:r>
      <w:r w:rsidR="00D20FF2">
        <w:rPr>
          <w:rFonts w:ascii="Consolas" w:hAnsi="Consolas" w:cs="Consolas"/>
        </w:rPr>
        <w:t xml:space="preserve"> </w:t>
      </w:r>
      <w:proofErr w:type="spellStart"/>
      <w:r w:rsidRPr="00A65271">
        <w:rPr>
          <w:rFonts w:ascii="Consolas" w:hAnsi="Consolas" w:cs="Consolas"/>
        </w:rPr>
        <w:t>MbsSdkConfig</w:t>
      </w:r>
      <w:proofErr w:type="spellEnd"/>
      <w:r w:rsidRPr="007076D2">
        <w:rPr>
          <w:rFonts w:ascii="Monaco" w:hAnsi="Monaco"/>
          <w:color w:val="1D1C1D"/>
          <w:sz w:val="18"/>
          <w:szCs w:val="18"/>
          <w:lang w:val="en-SI" w:eastAsia="en-GB"/>
        </w:rPr>
        <w:t>(</w:t>
      </w:r>
      <w:r w:rsidR="00305065">
        <w:rPr>
          <w:rFonts w:ascii="Monaco" w:hAnsi="Monaco"/>
          <w:color w:val="1D1C1D"/>
          <w:sz w:val="18"/>
          <w:szCs w:val="18"/>
          <w:lang w:val="hr-HR" w:eastAsia="en-GB"/>
        </w:rPr>
        <w:t>&lt;</w:t>
      </w:r>
      <w:proofErr w:type="spellStart"/>
      <w:r w:rsidRPr="0028607B">
        <w:rPr>
          <w:rFonts w:ascii="Consolas" w:hAnsi="Consolas" w:cs="Consolas"/>
        </w:rPr>
        <w:t>wsServer</w:t>
      </w:r>
      <w:proofErr w:type="spellEnd"/>
      <w:proofErr w:type="gramStart"/>
      <w:r w:rsidR="00614E8C">
        <w:rPr>
          <w:rFonts w:ascii="Consolas" w:hAnsi="Consolas" w:cs="Consolas"/>
        </w:rPr>
        <w:t>&gt;</w:t>
      </w:r>
      <w:r>
        <w:rPr>
          <w:rFonts w:ascii="Consolas" w:hAnsi="Consolas" w:cs="Consolas"/>
        </w:rPr>
        <w:t>,</w:t>
      </w:r>
      <w:r w:rsidR="00614E8C">
        <w:rPr>
          <w:rFonts w:ascii="Consolas" w:hAnsi="Consolas" w:cs="Consolas"/>
        </w:rPr>
        <w:t>&lt;</w:t>
      </w:r>
      <w:proofErr w:type="spellStart"/>
      <w:proofErr w:type="gramEnd"/>
      <w:r w:rsidRPr="00614E8C">
        <w:rPr>
          <w:rFonts w:ascii="Consolas" w:hAnsi="Consolas" w:cs="Consolas"/>
        </w:rPr>
        <w:t>authServer</w:t>
      </w:r>
      <w:proofErr w:type="spellEnd"/>
      <w:r w:rsidR="00305065" w:rsidRPr="00614E8C">
        <w:rPr>
          <w:rFonts w:ascii="Consolas" w:hAnsi="Consolas" w:cs="Consolas"/>
        </w:rPr>
        <w:t>&gt;</w:t>
      </w:r>
      <w:r w:rsidRPr="00614E8C">
        <w:rPr>
          <w:rFonts w:ascii="Consolas" w:hAnsi="Consolas" w:cs="Consolas"/>
        </w:rPr>
        <w:t>,</w:t>
      </w:r>
      <w:r w:rsidR="00D20FF2">
        <w:rPr>
          <w:rFonts w:ascii="Consolas" w:hAnsi="Consolas" w:cs="Consolas"/>
        </w:rPr>
        <w:br/>
      </w:r>
      <w:r w:rsidR="00305065" w:rsidRPr="00614E8C">
        <w:rPr>
          <w:rFonts w:ascii="Consolas" w:hAnsi="Consolas" w:cs="Consolas"/>
        </w:rPr>
        <w:t>&lt;</w:t>
      </w:r>
      <w:proofErr w:type="spellStart"/>
      <w:r>
        <w:rPr>
          <w:rFonts w:ascii="Consolas" w:hAnsi="Consolas" w:cs="Consolas"/>
        </w:rPr>
        <w:t>authClientId</w:t>
      </w:r>
      <w:proofErr w:type="spellEnd"/>
      <w:r w:rsidR="00614E8C">
        <w:rPr>
          <w:rFonts w:ascii="Consolas" w:hAnsi="Consolas" w:cs="Consolas"/>
        </w:rPr>
        <w:t>&gt;</w:t>
      </w:r>
      <w:r>
        <w:rPr>
          <w:rFonts w:ascii="Consolas" w:hAnsi="Consolas" w:cs="Consolas"/>
        </w:rPr>
        <w:t>,</w:t>
      </w:r>
      <w:r w:rsidR="00614E8C">
        <w:rPr>
          <w:rFonts w:ascii="Consolas" w:hAnsi="Consolas" w:cs="Consolas"/>
        </w:rPr>
        <w:t>&lt;</w:t>
      </w:r>
      <w:proofErr w:type="spellStart"/>
      <w:r>
        <w:rPr>
          <w:rFonts w:ascii="Consolas" w:hAnsi="Consolas" w:cs="Consolas"/>
        </w:rPr>
        <w:t>authClientSecret</w:t>
      </w:r>
      <w:proofErr w:type="spellEnd"/>
      <w:r w:rsidR="00614E8C">
        <w:rPr>
          <w:rFonts w:ascii="Consolas" w:hAnsi="Consolas" w:cs="Consolas"/>
        </w:rPr>
        <w:t>&gt;</w:t>
      </w:r>
      <w:r>
        <w:rPr>
          <w:rFonts w:ascii="Consolas" w:hAnsi="Consolas" w:cs="Consolas"/>
        </w:rPr>
        <w:t>,</w:t>
      </w:r>
      <w:r w:rsidR="00614E8C">
        <w:rPr>
          <w:rFonts w:ascii="Consolas" w:hAnsi="Consolas" w:cs="Consolas"/>
        </w:rPr>
        <w:t>&lt;</w:t>
      </w:r>
      <w:proofErr w:type="spellStart"/>
      <w:r>
        <w:rPr>
          <w:rFonts w:ascii="Consolas" w:hAnsi="Consolas" w:cs="Consolas"/>
        </w:rPr>
        <w:t>authAudience</w:t>
      </w:r>
      <w:proofErr w:type="spellEnd"/>
      <w:r w:rsidR="00614E8C">
        <w:rPr>
          <w:rFonts w:ascii="Consolas" w:hAnsi="Consolas" w:cs="Consolas"/>
        </w:rPr>
        <w:t>&gt;</w:t>
      </w:r>
      <w:r>
        <w:rPr>
          <w:rFonts w:ascii="Consolas" w:hAnsi="Consolas" w:cs="Consolas"/>
        </w:rPr>
        <w:t>,</w:t>
      </w:r>
      <w:r w:rsidR="00614E8C">
        <w:rPr>
          <w:rFonts w:ascii="Consolas" w:hAnsi="Consolas" w:cs="Consolas"/>
        </w:rPr>
        <w:t>&lt;</w:t>
      </w:r>
      <w:proofErr w:type="spellStart"/>
      <w:r>
        <w:rPr>
          <w:rFonts w:ascii="Consolas" w:hAnsi="Consolas" w:cs="Consolas"/>
        </w:rPr>
        <w:t>operatorId</w:t>
      </w:r>
      <w:proofErr w:type="spellEnd"/>
      <w:r w:rsidR="00614E8C">
        <w:rPr>
          <w:rFonts w:ascii="Consolas" w:hAnsi="Consolas" w:cs="Consolas"/>
        </w:rPr>
        <w:t>&gt;</w:t>
      </w:r>
      <w:r>
        <w:rPr>
          <w:rFonts w:ascii="Consolas" w:hAnsi="Consolas" w:cs="Consolas"/>
        </w:rPr>
        <w:t>)</w:t>
      </w:r>
      <w:r w:rsidR="00305065">
        <w:rPr>
          <w:rFonts w:ascii="Consolas" w:hAnsi="Consolas" w:cs="Consolas"/>
        </w:rPr>
        <w:t>;</w:t>
      </w:r>
    </w:p>
    <w:p w14:paraId="567A71BA" w14:textId="77777777" w:rsidR="00EF3C48" w:rsidRDefault="00EF3C48" w:rsidP="00EF3C48">
      <w:pPr>
        <w:spacing w:after="100"/>
        <w:rPr>
          <w:rFonts w:ascii="Consolas" w:hAnsi="Consolas" w:cs="Consolas"/>
        </w:rPr>
      </w:pPr>
    </w:p>
    <w:p w14:paraId="3269D15A" w14:textId="4F38388E" w:rsidR="00EF3C48" w:rsidRDefault="00230994" w:rsidP="00EF3C48">
      <w:pPr>
        <w:spacing w:after="100"/>
      </w:pPr>
      <w:r>
        <w:t>List of required attributes:</w:t>
      </w:r>
    </w:p>
    <w:p w14:paraId="209128F0" w14:textId="1A44F16B" w:rsidR="00EF3C48" w:rsidRDefault="00730DAB">
      <w:pPr>
        <w:spacing w:after="100"/>
        <w:ind w:left="357"/>
        <w:rPr>
          <w:rFonts w:ascii="Consolas" w:hAnsi="Consolas" w:cs="Consolas"/>
        </w:rPr>
        <w:pPrChange w:id="49" w:author="Dejan Pavšek" w:date="2024-02-16T12:58:00Z">
          <w:pPr>
            <w:spacing w:after="100"/>
          </w:pPr>
        </w:pPrChange>
      </w:pPr>
      <w:proofErr w:type="spellStart"/>
      <w:ins w:id="50" w:author="Dejan Pavšek" w:date="2024-02-16T12:40:00Z">
        <w:r>
          <w:rPr>
            <w:rFonts w:ascii="Consolas" w:hAnsi="Consolas" w:cs="Consolas"/>
          </w:rPr>
          <w:t>W</w:t>
        </w:r>
      </w:ins>
      <w:del w:id="51" w:author="Dejan Pavšek" w:date="2024-02-16T12:40:00Z">
        <w:r w:rsidR="00EF3C48" w:rsidRPr="0028607B" w:rsidDel="00730DAB">
          <w:rPr>
            <w:rFonts w:ascii="Consolas" w:hAnsi="Consolas" w:cs="Consolas"/>
          </w:rPr>
          <w:delText>w</w:delText>
        </w:r>
      </w:del>
      <w:r w:rsidR="00EF3C48" w:rsidRPr="0028607B">
        <w:rPr>
          <w:rFonts w:ascii="Consolas" w:hAnsi="Consolas" w:cs="Consolas"/>
        </w:rPr>
        <w:t>sServer</w:t>
      </w:r>
      <w:proofErr w:type="spellEnd"/>
    </w:p>
    <w:p w14:paraId="7BDC3E59" w14:textId="318D1DAA" w:rsidR="00EF3C48" w:rsidRDefault="00EF3C48">
      <w:pPr>
        <w:pStyle w:val="ListParagraph"/>
        <w:numPr>
          <w:ilvl w:val="0"/>
          <w:numId w:val="48"/>
        </w:numPr>
        <w:tabs>
          <w:tab w:val="clear" w:pos="7517"/>
        </w:tabs>
        <w:spacing w:after="0" w:line="240" w:lineRule="auto"/>
        <w:ind w:left="1071" w:hanging="357"/>
        <w:rPr>
          <w:rFonts w:ascii="Consolas" w:hAnsi="Consolas" w:cs="Consolas"/>
        </w:rPr>
        <w:pPrChange w:id="52" w:author="Dejan Pavšek" w:date="2024-02-16T12:58:00Z">
          <w:pPr>
            <w:pStyle w:val="ListParagraph"/>
            <w:numPr>
              <w:numId w:val="48"/>
            </w:numPr>
            <w:tabs>
              <w:tab w:val="clear" w:pos="7517"/>
            </w:tabs>
            <w:spacing w:after="0" w:line="240" w:lineRule="auto"/>
            <w:ind w:left="714" w:hanging="357"/>
          </w:pPr>
        </w:pPrChange>
      </w:pPr>
      <w:r>
        <w:rPr>
          <w:lang w:val="en-GB"/>
        </w:rPr>
        <w:t>URI of the WebSocket server</w:t>
      </w:r>
      <w:r w:rsidRPr="00505129">
        <w:rPr>
          <w:lang w:val="en-GB"/>
        </w:rPr>
        <w:t xml:space="preserve"> to connect to</w:t>
      </w:r>
      <w:r>
        <w:rPr>
          <w:lang w:val="en-GB"/>
        </w:rPr>
        <w:t xml:space="preserve">. </w:t>
      </w:r>
      <w:r>
        <w:rPr>
          <w:lang w:val="en-GB"/>
        </w:rPr>
        <w:br/>
      </w:r>
    </w:p>
    <w:p w14:paraId="4B50E141" w14:textId="48FF716A" w:rsidR="00EF3C48" w:rsidRDefault="00730DAB">
      <w:pPr>
        <w:spacing w:after="100"/>
        <w:ind w:left="357"/>
        <w:rPr>
          <w:rFonts w:ascii="Consolas" w:hAnsi="Consolas" w:cs="Consolas"/>
        </w:rPr>
        <w:pPrChange w:id="53" w:author="Dejan Pavšek" w:date="2024-02-16T12:58:00Z">
          <w:pPr>
            <w:spacing w:after="100"/>
          </w:pPr>
        </w:pPrChange>
      </w:pPr>
      <w:proofErr w:type="spellStart"/>
      <w:ins w:id="54" w:author="Dejan Pavšek" w:date="2024-02-16T12:40:00Z">
        <w:r>
          <w:rPr>
            <w:rFonts w:ascii="Consolas" w:hAnsi="Consolas" w:cs="Consolas"/>
          </w:rPr>
          <w:t>A</w:t>
        </w:r>
      </w:ins>
      <w:del w:id="55" w:author="Dejan Pavšek" w:date="2024-02-16T12:40:00Z">
        <w:r w:rsidR="00EF3C48" w:rsidRPr="00A65271" w:rsidDel="00730DAB">
          <w:rPr>
            <w:rFonts w:ascii="Consolas" w:hAnsi="Consolas" w:cs="Consolas"/>
          </w:rPr>
          <w:delText>a</w:delText>
        </w:r>
      </w:del>
      <w:r w:rsidR="00EF3C48" w:rsidRPr="00A65271">
        <w:rPr>
          <w:rFonts w:ascii="Consolas" w:hAnsi="Consolas" w:cs="Consolas"/>
        </w:rPr>
        <w:t>uthServer</w:t>
      </w:r>
      <w:proofErr w:type="spellEnd"/>
    </w:p>
    <w:p w14:paraId="78DE5D4A" w14:textId="6836918E" w:rsidR="00EF3C48" w:rsidRPr="00D046E1" w:rsidRDefault="00EF3C48">
      <w:pPr>
        <w:pStyle w:val="ListParagraph"/>
        <w:numPr>
          <w:ilvl w:val="0"/>
          <w:numId w:val="60"/>
        </w:numPr>
        <w:spacing w:after="100"/>
        <w:ind w:left="1077"/>
        <w:rPr>
          <w:rFonts w:ascii="Consolas" w:hAnsi="Consolas" w:cs="Consolas"/>
        </w:rPr>
        <w:pPrChange w:id="56" w:author="Dejan Pavšek" w:date="2024-02-16T12:58:00Z">
          <w:pPr>
            <w:pStyle w:val="ListParagraph"/>
            <w:numPr>
              <w:numId w:val="60"/>
            </w:numPr>
            <w:spacing w:after="100"/>
          </w:pPr>
        </w:pPrChange>
      </w:pPr>
      <w:r>
        <w:t>URI of the authorization server</w:t>
      </w:r>
      <w:r w:rsidRPr="00505129">
        <w:t xml:space="preserve"> </w:t>
      </w:r>
      <w:r>
        <w:t xml:space="preserve">to </w:t>
      </w:r>
      <w:r w:rsidR="00614E8C">
        <w:t>send</w:t>
      </w:r>
      <w:r>
        <w:t xml:space="preserve"> a token request </w:t>
      </w:r>
      <w:r w:rsidR="00614E8C">
        <w:t>to</w:t>
      </w:r>
      <w:r>
        <w:t xml:space="preserve">. The token request is an https POST request and should be made before establishing a WebSocket connection. </w:t>
      </w:r>
      <w:r>
        <w:rPr>
          <w:lang w:val="en-GB"/>
        </w:rPr>
        <w:br/>
      </w:r>
    </w:p>
    <w:p w14:paraId="05ADE88E" w14:textId="4B97F9F2" w:rsidR="00EF3C48" w:rsidRDefault="00730DAB">
      <w:pPr>
        <w:spacing w:after="100"/>
        <w:ind w:left="357"/>
        <w:rPr>
          <w:rFonts w:ascii="Consolas" w:hAnsi="Consolas" w:cs="Consolas"/>
        </w:rPr>
        <w:pPrChange w:id="57" w:author="Dejan Pavšek" w:date="2024-02-16T12:58:00Z">
          <w:pPr>
            <w:spacing w:after="100"/>
          </w:pPr>
        </w:pPrChange>
      </w:pPr>
      <w:proofErr w:type="spellStart"/>
      <w:ins w:id="58" w:author="Dejan Pavšek" w:date="2024-02-16T12:40:00Z">
        <w:r>
          <w:rPr>
            <w:rFonts w:ascii="Consolas" w:hAnsi="Consolas" w:cs="Consolas"/>
          </w:rPr>
          <w:t>A</w:t>
        </w:r>
      </w:ins>
      <w:del w:id="59" w:author="Dejan Pavšek" w:date="2024-02-16T12:40:00Z">
        <w:r w:rsidR="00EF3C48" w:rsidDel="00730DAB">
          <w:rPr>
            <w:rFonts w:ascii="Consolas" w:hAnsi="Consolas" w:cs="Consolas"/>
          </w:rPr>
          <w:delText>a</w:delText>
        </w:r>
      </w:del>
      <w:r w:rsidR="00EF3C48">
        <w:rPr>
          <w:rFonts w:ascii="Consolas" w:hAnsi="Consolas" w:cs="Consolas"/>
        </w:rPr>
        <w:t>uthClientId</w:t>
      </w:r>
      <w:proofErr w:type="spellEnd"/>
    </w:p>
    <w:p w14:paraId="7BBF4F0C" w14:textId="0DB7CF6A" w:rsidR="00EF3C48" w:rsidRPr="007A70CE" w:rsidRDefault="00EF3C48">
      <w:pPr>
        <w:pStyle w:val="ListParagraph"/>
        <w:numPr>
          <w:ilvl w:val="0"/>
          <w:numId w:val="48"/>
        </w:numPr>
        <w:tabs>
          <w:tab w:val="clear" w:pos="7517"/>
        </w:tabs>
        <w:spacing w:after="100" w:line="240" w:lineRule="auto"/>
        <w:ind w:left="1071" w:hanging="357"/>
        <w:rPr>
          <w:rFonts w:ascii="Consolas" w:hAnsi="Consolas" w:cs="Consolas"/>
        </w:rPr>
        <w:pPrChange w:id="60" w:author="Dejan Pavšek" w:date="2024-02-16T12:58:00Z">
          <w:pPr>
            <w:pStyle w:val="ListParagraph"/>
            <w:numPr>
              <w:numId w:val="48"/>
            </w:numPr>
            <w:tabs>
              <w:tab w:val="clear" w:pos="7517"/>
            </w:tabs>
            <w:spacing w:after="100" w:line="240" w:lineRule="auto"/>
            <w:ind w:left="714" w:hanging="357"/>
          </w:pPr>
        </w:pPrChange>
      </w:pPr>
      <w:r>
        <w:rPr>
          <w:lang w:val="en-GB"/>
        </w:rPr>
        <w:t>Client ID to includ</w:t>
      </w:r>
      <w:r w:rsidR="00614E8C">
        <w:rPr>
          <w:lang w:val="en-GB"/>
        </w:rPr>
        <w:t>e</w:t>
      </w:r>
      <w:r>
        <w:rPr>
          <w:lang w:val="en-GB"/>
        </w:rPr>
        <w:t xml:space="preserve"> in the token request. </w:t>
      </w:r>
      <w:r>
        <w:rPr>
          <w:lang w:val="en-GB"/>
        </w:rPr>
        <w:br/>
      </w:r>
    </w:p>
    <w:p w14:paraId="754879CA" w14:textId="1AFE35D0" w:rsidR="00EF3C48" w:rsidRDefault="00730DAB">
      <w:pPr>
        <w:spacing w:after="100"/>
        <w:ind w:left="357"/>
        <w:rPr>
          <w:rFonts w:ascii="Consolas" w:hAnsi="Consolas" w:cs="Consolas"/>
        </w:rPr>
        <w:pPrChange w:id="61" w:author="Dejan Pavšek" w:date="2024-02-16T12:58:00Z">
          <w:pPr>
            <w:spacing w:after="100"/>
          </w:pPr>
        </w:pPrChange>
      </w:pPr>
      <w:proofErr w:type="spellStart"/>
      <w:ins w:id="62" w:author="Dejan Pavšek" w:date="2024-02-16T12:40:00Z">
        <w:r>
          <w:rPr>
            <w:rFonts w:ascii="Consolas" w:hAnsi="Consolas" w:cs="Consolas"/>
          </w:rPr>
          <w:t>A</w:t>
        </w:r>
      </w:ins>
      <w:del w:id="63" w:author="Dejan Pavšek" w:date="2024-02-16T12:40:00Z">
        <w:r w:rsidR="00EF3C48" w:rsidDel="00730DAB">
          <w:rPr>
            <w:rFonts w:ascii="Consolas" w:hAnsi="Consolas" w:cs="Consolas"/>
          </w:rPr>
          <w:delText>a</w:delText>
        </w:r>
      </w:del>
      <w:r w:rsidR="00EF3C48">
        <w:rPr>
          <w:rFonts w:ascii="Consolas" w:hAnsi="Consolas" w:cs="Consolas"/>
        </w:rPr>
        <w:t>uthClientSecret</w:t>
      </w:r>
      <w:proofErr w:type="spellEnd"/>
    </w:p>
    <w:p w14:paraId="787532F0" w14:textId="1AB35653" w:rsidR="00EF3C48" w:rsidRPr="007A70CE" w:rsidRDefault="00EF3C48">
      <w:pPr>
        <w:pStyle w:val="ListParagraph"/>
        <w:numPr>
          <w:ilvl w:val="0"/>
          <w:numId w:val="48"/>
        </w:numPr>
        <w:tabs>
          <w:tab w:val="clear" w:pos="7517"/>
        </w:tabs>
        <w:spacing w:after="100" w:line="240" w:lineRule="auto"/>
        <w:ind w:left="1071" w:hanging="357"/>
        <w:rPr>
          <w:rFonts w:ascii="Consolas" w:hAnsi="Consolas" w:cs="Consolas"/>
        </w:rPr>
        <w:pPrChange w:id="64" w:author="Dejan Pavšek" w:date="2024-02-16T12:58:00Z">
          <w:pPr>
            <w:pStyle w:val="ListParagraph"/>
            <w:numPr>
              <w:numId w:val="48"/>
            </w:numPr>
            <w:tabs>
              <w:tab w:val="clear" w:pos="7517"/>
            </w:tabs>
            <w:spacing w:after="100" w:line="240" w:lineRule="auto"/>
            <w:ind w:left="714" w:hanging="357"/>
          </w:pPr>
        </w:pPrChange>
      </w:pPr>
      <w:r>
        <w:rPr>
          <w:lang w:val="en-GB"/>
        </w:rPr>
        <w:t>Client secret to</w:t>
      </w:r>
      <w:r w:rsidR="00614E8C">
        <w:rPr>
          <w:lang w:val="en-GB"/>
        </w:rPr>
        <w:t xml:space="preserve"> </w:t>
      </w:r>
      <w:r>
        <w:rPr>
          <w:lang w:val="en-GB"/>
        </w:rPr>
        <w:t>includ</w:t>
      </w:r>
      <w:r w:rsidR="00614E8C">
        <w:rPr>
          <w:lang w:val="en-GB"/>
        </w:rPr>
        <w:t>e</w:t>
      </w:r>
      <w:r>
        <w:rPr>
          <w:lang w:val="en-GB"/>
        </w:rPr>
        <w:t xml:space="preserve"> in the token request. </w:t>
      </w:r>
      <w:r>
        <w:rPr>
          <w:lang w:val="en-GB"/>
        </w:rPr>
        <w:br/>
      </w:r>
    </w:p>
    <w:p w14:paraId="43302B6E" w14:textId="000C68BF" w:rsidR="00EF3C48" w:rsidRDefault="00730DAB">
      <w:pPr>
        <w:spacing w:after="100"/>
        <w:ind w:left="357"/>
        <w:rPr>
          <w:rFonts w:ascii="Consolas" w:hAnsi="Consolas" w:cs="Consolas"/>
        </w:rPr>
        <w:pPrChange w:id="65" w:author="Dejan Pavšek" w:date="2024-02-16T12:58:00Z">
          <w:pPr>
            <w:spacing w:after="100"/>
          </w:pPr>
        </w:pPrChange>
      </w:pPr>
      <w:proofErr w:type="spellStart"/>
      <w:ins w:id="66" w:author="Dejan Pavšek" w:date="2024-02-16T12:40:00Z">
        <w:r>
          <w:rPr>
            <w:rFonts w:ascii="Consolas" w:hAnsi="Consolas" w:cs="Consolas"/>
          </w:rPr>
          <w:t>A</w:t>
        </w:r>
      </w:ins>
      <w:del w:id="67" w:author="Dejan Pavšek" w:date="2024-02-16T12:40:00Z">
        <w:r w:rsidR="00EF3C48" w:rsidDel="00730DAB">
          <w:rPr>
            <w:rFonts w:ascii="Consolas" w:hAnsi="Consolas" w:cs="Consolas"/>
          </w:rPr>
          <w:delText>a</w:delText>
        </w:r>
      </w:del>
      <w:r w:rsidR="00EF3C48">
        <w:rPr>
          <w:rFonts w:ascii="Consolas" w:hAnsi="Consolas" w:cs="Consolas"/>
        </w:rPr>
        <w:t>uthAudience</w:t>
      </w:r>
      <w:proofErr w:type="spellEnd"/>
    </w:p>
    <w:p w14:paraId="35BFE59C" w14:textId="58605637" w:rsidR="00EF3C48" w:rsidRPr="00BD735C" w:rsidRDefault="00EF3C48">
      <w:pPr>
        <w:pStyle w:val="ListParagraph"/>
        <w:numPr>
          <w:ilvl w:val="0"/>
          <w:numId w:val="60"/>
        </w:numPr>
        <w:spacing w:after="100"/>
        <w:ind w:left="1077"/>
        <w:rPr>
          <w:rFonts w:ascii="Consolas" w:hAnsi="Consolas" w:cs="Consolas"/>
        </w:rPr>
        <w:pPrChange w:id="68" w:author="Dejan Pavšek" w:date="2024-02-16T12:58:00Z">
          <w:pPr>
            <w:pStyle w:val="ListParagraph"/>
            <w:numPr>
              <w:numId w:val="60"/>
            </w:numPr>
            <w:spacing w:after="100"/>
          </w:pPr>
        </w:pPrChange>
      </w:pPr>
      <w:r>
        <w:t xml:space="preserve">Audience attribute </w:t>
      </w:r>
      <w:r w:rsidR="00614E8C">
        <w:rPr>
          <w:lang w:val="en-GB"/>
        </w:rPr>
        <w:t>to</w:t>
      </w:r>
      <w:r w:rsidRPr="00614E8C">
        <w:rPr>
          <w:lang w:val="en-GB"/>
        </w:rPr>
        <w:t xml:space="preserve"> </w:t>
      </w:r>
      <w:r>
        <w:t xml:space="preserve">use in the token request. </w:t>
      </w:r>
    </w:p>
    <w:p w14:paraId="388422B0" w14:textId="77777777" w:rsidR="00BD735C" w:rsidDel="00730DAB" w:rsidRDefault="00BD735C">
      <w:pPr>
        <w:pStyle w:val="ListParagraph"/>
        <w:numPr>
          <w:ilvl w:val="0"/>
          <w:numId w:val="0"/>
        </w:numPr>
        <w:spacing w:after="100"/>
        <w:ind w:left="1077"/>
        <w:rPr>
          <w:del w:id="69" w:author="Dejan Pavšek" w:date="2024-02-16T12:41:00Z"/>
          <w:rFonts w:ascii="Consolas" w:hAnsi="Consolas" w:cs="Consolas"/>
        </w:rPr>
        <w:pPrChange w:id="70" w:author="Dejan Pavšek" w:date="2024-02-16T12:58:00Z">
          <w:pPr>
            <w:pStyle w:val="ListParagraph"/>
            <w:numPr>
              <w:numId w:val="0"/>
            </w:numPr>
            <w:spacing w:after="100"/>
            <w:ind w:left="0" w:firstLine="0"/>
          </w:pPr>
        </w:pPrChange>
      </w:pPr>
    </w:p>
    <w:p w14:paraId="05F6047A" w14:textId="77777777" w:rsidR="00230994" w:rsidDel="00730DAB" w:rsidRDefault="00230994">
      <w:pPr>
        <w:pStyle w:val="ListParagraph"/>
        <w:numPr>
          <w:ilvl w:val="0"/>
          <w:numId w:val="0"/>
        </w:numPr>
        <w:spacing w:after="100"/>
        <w:ind w:left="1077"/>
        <w:rPr>
          <w:del w:id="71" w:author="Dejan Pavšek" w:date="2024-02-16T12:41:00Z"/>
          <w:rFonts w:ascii="Consolas" w:hAnsi="Consolas" w:cs="Consolas"/>
        </w:rPr>
        <w:pPrChange w:id="72" w:author="Dejan Pavšek" w:date="2024-02-16T12:58:00Z">
          <w:pPr>
            <w:pStyle w:val="ListParagraph"/>
            <w:numPr>
              <w:numId w:val="0"/>
            </w:numPr>
            <w:spacing w:after="100"/>
            <w:ind w:left="0" w:firstLine="0"/>
          </w:pPr>
        </w:pPrChange>
      </w:pPr>
    </w:p>
    <w:p w14:paraId="5B136809" w14:textId="77777777" w:rsidR="00230994" w:rsidRPr="00730DAB" w:rsidRDefault="00230994">
      <w:pPr>
        <w:spacing w:after="100"/>
        <w:ind w:left="357"/>
        <w:rPr>
          <w:rFonts w:ascii="Consolas" w:hAnsi="Consolas" w:cs="Consolas"/>
          <w:rPrChange w:id="73" w:author="Dejan Pavšek" w:date="2024-02-16T12:41:00Z">
            <w:rPr/>
          </w:rPrChange>
        </w:rPr>
        <w:pPrChange w:id="74" w:author="Dejan Pavšek" w:date="2024-02-16T12:58:00Z">
          <w:pPr>
            <w:pStyle w:val="ListParagraph"/>
            <w:numPr>
              <w:numId w:val="0"/>
            </w:numPr>
            <w:spacing w:after="100"/>
            <w:ind w:left="0" w:firstLine="0"/>
          </w:pPr>
        </w:pPrChange>
      </w:pPr>
    </w:p>
    <w:p w14:paraId="1DD8679E" w14:textId="7466615D" w:rsidR="00EF3C48" w:rsidRDefault="00730DAB">
      <w:pPr>
        <w:spacing w:after="100"/>
        <w:ind w:left="357"/>
        <w:rPr>
          <w:rFonts w:ascii="Consolas" w:hAnsi="Consolas" w:cs="Consolas"/>
        </w:rPr>
        <w:pPrChange w:id="75" w:author="Dejan Pavšek" w:date="2024-02-16T12:58:00Z">
          <w:pPr>
            <w:spacing w:after="100"/>
          </w:pPr>
        </w:pPrChange>
      </w:pPr>
      <w:proofErr w:type="spellStart"/>
      <w:ins w:id="76" w:author="Dejan Pavšek" w:date="2024-02-16T12:40:00Z">
        <w:r>
          <w:rPr>
            <w:rFonts w:ascii="Consolas" w:hAnsi="Consolas" w:cs="Consolas"/>
          </w:rPr>
          <w:t>O</w:t>
        </w:r>
      </w:ins>
      <w:del w:id="77" w:author="Dejan Pavšek" w:date="2024-02-16T12:40:00Z">
        <w:r w:rsidR="00EF3C48" w:rsidDel="00730DAB">
          <w:rPr>
            <w:rFonts w:ascii="Consolas" w:hAnsi="Consolas" w:cs="Consolas"/>
          </w:rPr>
          <w:delText>o</w:delText>
        </w:r>
      </w:del>
      <w:r w:rsidR="00EF3C48">
        <w:rPr>
          <w:rFonts w:ascii="Consolas" w:hAnsi="Consolas" w:cs="Consolas"/>
        </w:rPr>
        <w:t>peratorId</w:t>
      </w:r>
      <w:proofErr w:type="spellEnd"/>
    </w:p>
    <w:p w14:paraId="6B902B6A" w14:textId="3E0CF34B" w:rsidR="00EF3C48" w:rsidRPr="00230994" w:rsidRDefault="00EF3C48">
      <w:pPr>
        <w:pStyle w:val="ListParagraph"/>
        <w:numPr>
          <w:ilvl w:val="0"/>
          <w:numId w:val="60"/>
        </w:numPr>
        <w:spacing w:after="100"/>
        <w:ind w:left="1077"/>
        <w:rPr>
          <w:rFonts w:ascii="Consolas" w:hAnsi="Consolas" w:cs="Consolas"/>
        </w:rPr>
        <w:pPrChange w:id="78" w:author="Dejan Pavšek" w:date="2024-02-16T12:58:00Z">
          <w:pPr>
            <w:pStyle w:val="ListParagraph"/>
            <w:numPr>
              <w:numId w:val="60"/>
            </w:numPr>
            <w:spacing w:after="100"/>
          </w:pPr>
        </w:pPrChange>
      </w:pPr>
      <w:r>
        <w:t xml:space="preserve">Operator ID that identifies the client and should be included in </w:t>
      </w:r>
      <w:r w:rsidR="00614E8C">
        <w:t>each</w:t>
      </w:r>
      <w:r>
        <w:t xml:space="preserve"> ticket. The value must be provided by </w:t>
      </w:r>
      <w:r w:rsidR="00614E8C">
        <w:t xml:space="preserve">the Sportradar </w:t>
      </w:r>
      <w:r>
        <w:rPr>
          <w:lang w:val="en-GB"/>
        </w:rPr>
        <w:t>integration team</w:t>
      </w:r>
      <w:r>
        <w:t>.</w:t>
      </w:r>
    </w:p>
    <w:p w14:paraId="14DE629E" w14:textId="77777777" w:rsidR="00EF3C48" w:rsidRDefault="00EF3C48" w:rsidP="00EF3C48">
      <w:pPr>
        <w:spacing w:after="100"/>
        <w:rPr>
          <w:rFonts w:ascii="Consolas" w:hAnsi="Consolas" w:cs="Consolas"/>
        </w:rPr>
      </w:pPr>
    </w:p>
    <w:p w14:paraId="03D4BD9F" w14:textId="77777777" w:rsidR="00730DAB" w:rsidRDefault="00730DAB">
      <w:pPr>
        <w:spacing w:after="240" w:line="360" w:lineRule="auto"/>
        <w:rPr>
          <w:ins w:id="79" w:author="Dejan Pavšek" w:date="2024-02-16T12:41:00Z"/>
          <w:b/>
          <w:sz w:val="24"/>
          <w:szCs w:val="24"/>
        </w:rPr>
      </w:pPr>
      <w:ins w:id="80" w:author="Dejan Pavšek" w:date="2024-02-16T12:41:00Z">
        <w:r>
          <w:rPr>
            <w:b/>
            <w:sz w:val="24"/>
            <w:szCs w:val="24"/>
          </w:rPr>
          <w:br w:type="page"/>
        </w:r>
      </w:ins>
    </w:p>
    <w:p w14:paraId="10E9FB8F" w14:textId="122DD86E" w:rsidR="00305065" w:rsidRDefault="00EF3C48" w:rsidP="0050616B">
      <w:r w:rsidRPr="00B720C1">
        <w:rPr>
          <w:b/>
          <w:sz w:val="24"/>
          <w:szCs w:val="24"/>
        </w:rPr>
        <w:lastRenderedPageBreak/>
        <w:t>Optional attributes</w:t>
      </w:r>
      <w:r w:rsidRPr="00323C8A">
        <w:rPr>
          <w:sz w:val="24"/>
          <w:szCs w:val="24"/>
        </w:rPr>
        <w:t>:</w:t>
      </w:r>
      <w:r w:rsidRPr="00FE2842">
        <w:t xml:space="preserve"> </w:t>
      </w:r>
    </w:p>
    <w:p w14:paraId="3097AA0E" w14:textId="11DE50C0" w:rsidR="0050616B" w:rsidRDefault="00EF3C48" w:rsidP="0050616B">
      <w:pPr>
        <w:spacing w:after="100"/>
      </w:pPr>
      <w:r w:rsidRPr="0053030E">
        <w:t xml:space="preserve">The values of the optional attributes should </w:t>
      </w:r>
      <w:r w:rsidR="0050616B">
        <w:t xml:space="preserve">not </w:t>
      </w:r>
      <w:r w:rsidRPr="0053030E">
        <w:t xml:space="preserve">be changed unless there is a specific need to do </w:t>
      </w:r>
      <w:r w:rsidR="0050616B">
        <w:t>so</w:t>
      </w:r>
      <w:r w:rsidRPr="0053030E">
        <w:t>.</w:t>
      </w:r>
    </w:p>
    <w:p w14:paraId="453A57F0" w14:textId="58F466D3" w:rsidR="0050616B" w:rsidRDefault="0050616B" w:rsidP="0050616B">
      <w:pPr>
        <w:spacing w:after="100"/>
        <w:rPr>
          <w:rFonts w:ascii="Consolas" w:hAnsi="Consolas" w:cs="Consolas"/>
        </w:rPr>
      </w:pPr>
      <w:r w:rsidRPr="00460A62">
        <w:rPr>
          <w:rFonts w:ascii="Consolas" w:hAnsi="Consolas" w:cs="Consolas"/>
        </w:rPr>
        <w:t xml:space="preserve">    </w:t>
      </w:r>
      <w:proofErr w:type="spellStart"/>
      <w:ins w:id="81" w:author="Dejan Pavšek" w:date="2024-02-16T12:28:00Z">
        <w:r w:rsidR="000A4A4B">
          <w:rPr>
            <w:rFonts w:ascii="Consolas" w:hAnsi="Consolas" w:cs="Consolas"/>
          </w:rPr>
          <w:t>P</w:t>
        </w:r>
      </w:ins>
      <w:del w:id="82" w:author="Dejan Pavšek" w:date="2024-02-16T12:28:00Z">
        <w:r w:rsidRPr="00460A62" w:rsidDel="000A4A4B">
          <w:rPr>
            <w:rFonts w:ascii="Consolas" w:hAnsi="Consolas" w:cs="Consolas"/>
          </w:rPr>
          <w:delText>p</w:delText>
        </w:r>
      </w:del>
      <w:proofErr w:type="gramStart"/>
      <w:r w:rsidRPr="00460A62">
        <w:rPr>
          <w:rFonts w:ascii="Consolas" w:hAnsi="Consolas" w:cs="Consolas"/>
        </w:rPr>
        <w:t>rotocolMaxSendBufferSize</w:t>
      </w:r>
      <w:proofErr w:type="spellEnd"/>
      <w:r w:rsidRPr="00460A62">
        <w:rPr>
          <w:rFonts w:ascii="Consolas" w:hAnsi="Consolas" w:cs="Consolas"/>
        </w:rPr>
        <w:t>;</w:t>
      </w:r>
      <w:proofErr w:type="gramEnd"/>
    </w:p>
    <w:p w14:paraId="6A4C5EFD" w14:textId="36F86DAB" w:rsidR="0050616B" w:rsidRDefault="0050616B" w:rsidP="0050616B">
      <w:pPr>
        <w:pStyle w:val="ListParagraph"/>
        <w:numPr>
          <w:ilvl w:val="0"/>
          <w:numId w:val="60"/>
        </w:numPr>
        <w:spacing w:after="100"/>
        <w:rPr>
          <w:rFonts w:ascii="Consolas" w:hAnsi="Consolas" w:cs="Consolas"/>
        </w:rPr>
      </w:pPr>
      <w:r>
        <w:t xml:space="preserve">Specifies the maximum </w:t>
      </w:r>
      <w:r w:rsidRPr="00305065">
        <w:t>number</w:t>
      </w:r>
      <w:r>
        <w:t xml:space="preserve"> of requests that have been sent but </w:t>
      </w:r>
      <w:r w:rsidR="003A19CF">
        <w:t>whose</w:t>
      </w:r>
      <w:r>
        <w:t xml:space="preserve"> responses have not </w:t>
      </w:r>
      <w:r w:rsidR="003A19CF">
        <w:t xml:space="preserve">yet </w:t>
      </w:r>
      <w:r>
        <w:t xml:space="preserve">been received. The default value is 1000. When this threshold is reached, any new request attempt </w:t>
      </w:r>
      <w:r w:rsidR="003A19CF">
        <w:t>is</w:t>
      </w:r>
      <w:r w:rsidRPr="00984676">
        <w:t xml:space="preserve"> rejected</w:t>
      </w:r>
      <w:r>
        <w:t xml:space="preserve"> by </w:t>
      </w:r>
      <w:r w:rsidR="003A19CF">
        <w:t xml:space="preserve">the </w:t>
      </w:r>
      <w:r>
        <w:t xml:space="preserve">SDK (the </w:t>
      </w:r>
      <w:proofErr w:type="spellStart"/>
      <w:r w:rsidRPr="0050616B">
        <w:t>ProtocolSendBufferFullException</w:t>
      </w:r>
      <w:proofErr w:type="spellEnd"/>
      <w:r>
        <w:t xml:space="preserve"> is thrown).</w:t>
      </w:r>
      <w:r w:rsidR="003A19CF">
        <w:t xml:space="preserve"> Any new request attempts will succeed only after some buffer space is released. </w:t>
      </w:r>
      <w:r>
        <w:br/>
      </w:r>
    </w:p>
    <w:p w14:paraId="1799052A" w14:textId="63BC9FBA" w:rsidR="00F30CA8" w:rsidRPr="00F30CA8" w:rsidRDefault="00F30CA8" w:rsidP="00F30CA8">
      <w:pPr>
        <w:spacing w:after="100"/>
        <w:rPr>
          <w:rFonts w:ascii="Consolas" w:hAnsi="Consolas" w:cs="Consolas"/>
        </w:rPr>
      </w:pPr>
      <w:r w:rsidRPr="00F30CA8">
        <w:rPr>
          <w:rFonts w:ascii="Consolas" w:hAnsi="Consolas" w:cs="Consolas"/>
        </w:rPr>
        <w:t xml:space="preserve">    </w:t>
      </w:r>
      <w:proofErr w:type="spellStart"/>
      <w:ins w:id="83" w:author="Dejan Pavšek" w:date="2024-02-16T12:28:00Z">
        <w:r w:rsidR="000A4A4B">
          <w:rPr>
            <w:rFonts w:ascii="Consolas" w:hAnsi="Consolas" w:cs="Consolas"/>
          </w:rPr>
          <w:t>P</w:t>
        </w:r>
      </w:ins>
      <w:del w:id="84" w:author="Dejan Pavšek" w:date="2024-02-16T12:28:00Z">
        <w:r w:rsidRPr="00F30CA8" w:rsidDel="000A4A4B">
          <w:rPr>
            <w:rFonts w:ascii="Consolas" w:hAnsi="Consolas" w:cs="Consolas"/>
          </w:rPr>
          <w:delText>p</w:delText>
        </w:r>
      </w:del>
      <w:proofErr w:type="gramStart"/>
      <w:r w:rsidRPr="00F30CA8">
        <w:rPr>
          <w:rFonts w:ascii="Consolas" w:hAnsi="Consolas" w:cs="Consolas"/>
        </w:rPr>
        <w:t>rotocolReceiveResponseTimeout</w:t>
      </w:r>
      <w:proofErr w:type="spellEnd"/>
      <w:r w:rsidRPr="00F30CA8">
        <w:rPr>
          <w:rFonts w:ascii="Consolas" w:hAnsi="Consolas" w:cs="Consolas"/>
        </w:rPr>
        <w:t>;</w:t>
      </w:r>
      <w:proofErr w:type="gramEnd"/>
    </w:p>
    <w:p w14:paraId="5F60F7BC" w14:textId="6BBF2EE5" w:rsidR="00F30CA8" w:rsidRPr="00F30CA8" w:rsidRDefault="00F30CA8" w:rsidP="00F30CA8">
      <w:pPr>
        <w:pStyle w:val="ListParagraph"/>
        <w:numPr>
          <w:ilvl w:val="0"/>
          <w:numId w:val="60"/>
        </w:numPr>
        <w:spacing w:after="100"/>
        <w:rPr>
          <w:rFonts w:ascii="Consolas" w:hAnsi="Consolas" w:cs="Consolas"/>
        </w:rPr>
      </w:pPr>
      <w:r>
        <w:t xml:space="preserve">Specifies the </w:t>
      </w:r>
      <w:r w:rsidRPr="00F30CA8">
        <w:t>maximum time the SDK will wait for response to be received</w:t>
      </w:r>
      <w:r>
        <w:t xml:space="preserve">. After the timeout has been reached, the </w:t>
      </w:r>
      <w:proofErr w:type="spellStart"/>
      <w:r>
        <w:t>ProtocolTimeoutException</w:t>
      </w:r>
      <w:proofErr w:type="spellEnd"/>
      <w:r>
        <w:t xml:space="preserve"> is thrown. If </w:t>
      </w:r>
      <w:proofErr w:type="spellStart"/>
      <w:r>
        <w:t>MbsSdk</w:t>
      </w:r>
      <w:proofErr w:type="spellEnd"/>
      <w:r>
        <w:t xml:space="preserve"> is configured to retry operations (</w:t>
      </w:r>
      <w:proofErr w:type="spellStart"/>
      <w:r>
        <w:t>protocolRetryCount</w:t>
      </w:r>
      <w:proofErr w:type="spellEnd"/>
      <w:r>
        <w:t xml:space="preserve">), the exception is </w:t>
      </w:r>
      <w:proofErr w:type="gramStart"/>
      <w:r>
        <w:t>suppressed</w:t>
      </w:r>
      <w:proofErr w:type="gramEnd"/>
      <w:r>
        <w:t xml:space="preserve"> and </w:t>
      </w:r>
      <w:r w:rsidRPr="00F30CA8">
        <w:t>request operation is repeated.</w:t>
      </w:r>
      <w:r>
        <w:br/>
      </w:r>
    </w:p>
    <w:p w14:paraId="335C2463" w14:textId="69201273" w:rsidR="0050616B" w:rsidRDefault="0050616B" w:rsidP="0050616B">
      <w:pPr>
        <w:spacing w:after="100"/>
        <w:rPr>
          <w:rFonts w:ascii="Consolas" w:hAnsi="Consolas" w:cs="Consolas"/>
        </w:rPr>
      </w:pPr>
      <w:r w:rsidRPr="00460A62">
        <w:rPr>
          <w:rFonts w:ascii="Consolas" w:hAnsi="Consolas" w:cs="Consolas"/>
        </w:rPr>
        <w:t xml:space="preserve">    </w:t>
      </w:r>
      <w:proofErr w:type="spellStart"/>
      <w:ins w:id="85" w:author="Dejan Pavšek" w:date="2024-02-16T12:29:00Z">
        <w:r w:rsidR="000A4A4B">
          <w:rPr>
            <w:rFonts w:ascii="Consolas" w:hAnsi="Consolas" w:cs="Consolas"/>
          </w:rPr>
          <w:t>P</w:t>
        </w:r>
      </w:ins>
      <w:del w:id="86" w:author="Dejan Pavšek" w:date="2024-02-16T12:29:00Z">
        <w:r w:rsidRPr="00460A62" w:rsidDel="000A4A4B">
          <w:rPr>
            <w:rFonts w:ascii="Consolas" w:hAnsi="Consolas" w:cs="Consolas"/>
          </w:rPr>
          <w:delText>p</w:delText>
        </w:r>
      </w:del>
      <w:proofErr w:type="gramStart"/>
      <w:r w:rsidRPr="00460A62">
        <w:rPr>
          <w:rFonts w:ascii="Consolas" w:hAnsi="Consolas" w:cs="Consolas"/>
        </w:rPr>
        <w:t>rotocolRetryCount</w:t>
      </w:r>
      <w:proofErr w:type="spellEnd"/>
      <w:r w:rsidRPr="00460A62">
        <w:rPr>
          <w:rFonts w:ascii="Consolas" w:hAnsi="Consolas" w:cs="Consolas"/>
        </w:rPr>
        <w:t>;</w:t>
      </w:r>
      <w:proofErr w:type="gramEnd"/>
    </w:p>
    <w:p w14:paraId="70ECBACF" w14:textId="42558BD5" w:rsidR="0050616B" w:rsidRPr="00304187" w:rsidRDefault="0050616B" w:rsidP="0050616B">
      <w:pPr>
        <w:pStyle w:val="ListParagraph"/>
        <w:numPr>
          <w:ilvl w:val="0"/>
          <w:numId w:val="60"/>
        </w:numPr>
        <w:spacing w:after="100"/>
        <w:rPr>
          <w:rFonts w:ascii="Consolas" w:hAnsi="Consolas" w:cs="Consolas"/>
        </w:rPr>
      </w:pPr>
      <w:r>
        <w:t xml:space="preserve">Specifies the </w:t>
      </w:r>
      <w:r w:rsidRPr="00304187">
        <w:t>number</w:t>
      </w:r>
      <w:r>
        <w:t xml:space="preserve"> of retries to send a request after the response timeout has expired. The default value is 0 (zero).</w:t>
      </w:r>
      <w:r>
        <w:br/>
      </w:r>
    </w:p>
    <w:p w14:paraId="29C3179A" w14:textId="032C60DA" w:rsidR="0050616B" w:rsidRDefault="0050616B" w:rsidP="0050616B">
      <w:pPr>
        <w:spacing w:after="100"/>
        <w:rPr>
          <w:rFonts w:ascii="Consolas" w:hAnsi="Consolas" w:cs="Consolas"/>
        </w:rPr>
      </w:pPr>
      <w:r w:rsidRPr="00460A62">
        <w:rPr>
          <w:rFonts w:ascii="Consolas" w:hAnsi="Consolas" w:cs="Consolas"/>
        </w:rPr>
        <w:t xml:space="preserve">    </w:t>
      </w:r>
      <w:proofErr w:type="spellStart"/>
      <w:ins w:id="87" w:author="Dejan Pavšek" w:date="2024-02-16T12:29:00Z">
        <w:r w:rsidR="000A4A4B">
          <w:rPr>
            <w:rFonts w:ascii="Consolas" w:hAnsi="Consolas" w:cs="Consolas"/>
          </w:rPr>
          <w:t>U</w:t>
        </w:r>
      </w:ins>
      <w:del w:id="88" w:author="Dejan Pavšek" w:date="2024-02-16T12:29:00Z">
        <w:r w:rsidRPr="00810B37" w:rsidDel="000A4A4B">
          <w:rPr>
            <w:rFonts w:ascii="Consolas" w:hAnsi="Consolas" w:cs="Consolas"/>
          </w:rPr>
          <w:delText>u</w:delText>
        </w:r>
      </w:del>
      <w:proofErr w:type="gramStart"/>
      <w:r w:rsidRPr="00810B37">
        <w:rPr>
          <w:rFonts w:ascii="Consolas" w:hAnsi="Consolas" w:cs="Consolas"/>
        </w:rPr>
        <w:t>nhandledExceptionHandler</w:t>
      </w:r>
      <w:proofErr w:type="spellEnd"/>
      <w:r w:rsidRPr="00810B37">
        <w:rPr>
          <w:rFonts w:ascii="Consolas" w:hAnsi="Consolas" w:cs="Consolas"/>
        </w:rPr>
        <w:t>;</w:t>
      </w:r>
      <w:proofErr w:type="gramEnd"/>
    </w:p>
    <w:p w14:paraId="3C6D25F2" w14:textId="697BD888" w:rsidR="0050616B" w:rsidRDefault="0050616B" w:rsidP="0050616B">
      <w:pPr>
        <w:pStyle w:val="ListParagraph"/>
        <w:numPr>
          <w:ilvl w:val="0"/>
          <w:numId w:val="60"/>
        </w:numPr>
        <w:spacing w:after="100"/>
      </w:pPr>
      <w:r w:rsidRPr="00F312CA">
        <w:t xml:space="preserve">This </w:t>
      </w:r>
      <w:r>
        <w:t>method</w:t>
      </w:r>
      <w:r w:rsidRPr="00F312CA">
        <w:t xml:space="preserve"> manages </w:t>
      </w:r>
      <w:r>
        <w:t xml:space="preserve">exceptions that may occur within the SDK </w:t>
      </w:r>
      <w:r w:rsidR="003A19CF">
        <w:t>that</w:t>
      </w:r>
      <w:r>
        <w:t xml:space="preserve"> are not otherwise</w:t>
      </w:r>
      <w:r w:rsidR="003A19CF" w:rsidRPr="003A19CF">
        <w:t xml:space="preserve"> </w:t>
      </w:r>
      <w:r w:rsidR="003A19CF">
        <w:t>handled</w:t>
      </w:r>
      <w:r>
        <w:t>.</w:t>
      </w:r>
      <w:r w:rsidR="003A19CF">
        <w:t xml:space="preserve"> The exceptions are usually logged for later analysis. You must implement your own logging mechanism.</w:t>
      </w:r>
    </w:p>
    <w:p w14:paraId="0DF04B41" w14:textId="77777777" w:rsidR="003A19CF" w:rsidRDefault="003A19CF" w:rsidP="003A19CF">
      <w:pPr>
        <w:spacing w:after="100"/>
        <w:ind w:left="360"/>
        <w:rPr>
          <w:rFonts w:ascii="Consolas" w:hAnsi="Consolas" w:cs="Consolas"/>
        </w:rPr>
      </w:pPr>
    </w:p>
    <w:p w14:paraId="139464B7" w14:textId="77777777" w:rsidR="003A19CF" w:rsidRPr="003A19CF" w:rsidRDefault="003A19CF" w:rsidP="003A19CF">
      <w:pPr>
        <w:spacing w:after="100"/>
        <w:ind w:left="360"/>
        <w:rPr>
          <w:rFonts w:ascii="Consolas" w:hAnsi="Consolas" w:cs="Consolas"/>
        </w:rPr>
      </w:pPr>
    </w:p>
    <w:p w14:paraId="3608E47C" w14:textId="77777777" w:rsidR="00276BAF" w:rsidRDefault="00276BAF" w:rsidP="00276BAF">
      <w:pPr>
        <w:spacing w:after="100"/>
      </w:pPr>
    </w:p>
    <w:p w14:paraId="67B150F3" w14:textId="34D439CE" w:rsidR="00276BAF" w:rsidRDefault="00276BAF" w:rsidP="00276BAF">
      <w:pPr>
        <w:spacing w:after="100"/>
      </w:pPr>
      <w:r>
        <w:t xml:space="preserve">In the rare case that </w:t>
      </w:r>
      <w:r w:rsidR="0050616B">
        <w:t xml:space="preserve">you need to set </w:t>
      </w:r>
      <w:r>
        <w:t>an optional attribute</w:t>
      </w:r>
      <w:r w:rsidR="0050616B">
        <w:t xml:space="preserve">, you </w:t>
      </w:r>
      <w:r>
        <w:t xml:space="preserve">can </w:t>
      </w:r>
      <w:r w:rsidR="0050616B">
        <w:t xml:space="preserve">do so </w:t>
      </w:r>
      <w:r>
        <w:t xml:space="preserve">by calling the appropriate setter method. For example, the following call sets the </w:t>
      </w:r>
      <w:proofErr w:type="spellStart"/>
      <w:r>
        <w:t>protocolRertyCount</w:t>
      </w:r>
      <w:proofErr w:type="spellEnd"/>
      <w:r>
        <w:t xml:space="preserve"> attribute:</w:t>
      </w:r>
    </w:p>
    <w:p w14:paraId="2A6D72A7" w14:textId="4FE50B2A" w:rsidR="00276BAF" w:rsidRPr="00276BAF" w:rsidRDefault="00276BAF" w:rsidP="00276BAF">
      <w:pPr>
        <w:spacing w:after="100"/>
        <w:rPr>
          <w:rFonts w:ascii="Consolas" w:hAnsi="Consolas" w:cs="Consolas"/>
        </w:rPr>
      </w:pPr>
      <w:proofErr w:type="spellStart"/>
      <w:r w:rsidRPr="00276BAF">
        <w:rPr>
          <w:rFonts w:ascii="Consolas" w:hAnsi="Consolas" w:cs="Consolas"/>
        </w:rPr>
        <w:t>config.</w:t>
      </w:r>
      <w:del w:id="89" w:author="Dejan Pavšek" w:date="2024-02-16T12:29:00Z">
        <w:r w:rsidRPr="00276BAF" w:rsidDel="000A4A4B">
          <w:rPr>
            <w:rFonts w:ascii="Consolas" w:hAnsi="Consolas" w:cs="Consolas"/>
          </w:rPr>
          <w:delText>set</w:delText>
        </w:r>
      </w:del>
      <w:r w:rsidRPr="00276BAF">
        <w:rPr>
          <w:rFonts w:ascii="Consolas" w:hAnsi="Consolas" w:cs="Consolas"/>
        </w:rPr>
        <w:t>ProtocolRetryCount</w:t>
      </w:r>
      <w:proofErr w:type="spellEnd"/>
      <w:ins w:id="90" w:author="Dejan Pavšek" w:date="2024-02-16T12:29:00Z">
        <w:r w:rsidR="000A4A4B">
          <w:rPr>
            <w:rFonts w:ascii="Consolas" w:hAnsi="Consolas" w:cs="Consolas"/>
          </w:rPr>
          <w:t xml:space="preserve"> = </w:t>
        </w:r>
      </w:ins>
      <w:del w:id="91" w:author="Dejan Pavšek" w:date="2024-02-16T12:29:00Z">
        <w:r w:rsidRPr="00276BAF" w:rsidDel="000A4A4B">
          <w:rPr>
            <w:rFonts w:ascii="Consolas" w:hAnsi="Consolas" w:cs="Consolas"/>
          </w:rPr>
          <w:delText>(</w:delText>
        </w:r>
      </w:del>
      <w:r w:rsidRPr="00276BAF">
        <w:rPr>
          <w:rFonts w:ascii="Consolas" w:hAnsi="Consolas" w:cs="Consolas"/>
        </w:rPr>
        <w:t>value</w:t>
      </w:r>
      <w:del w:id="92" w:author="Dejan Pavšek" w:date="2024-02-16T12:29:00Z">
        <w:r w:rsidRPr="00276BAF" w:rsidDel="000A4A4B">
          <w:rPr>
            <w:rFonts w:ascii="Consolas" w:hAnsi="Consolas" w:cs="Consolas"/>
          </w:rPr>
          <w:delText>)</w:delText>
        </w:r>
      </w:del>
      <w:r w:rsidRPr="00276BAF">
        <w:rPr>
          <w:rFonts w:ascii="Consolas" w:hAnsi="Consolas" w:cs="Consolas"/>
        </w:rPr>
        <w:t>;</w:t>
      </w:r>
    </w:p>
    <w:p w14:paraId="1AEDEC94" w14:textId="412AC46C" w:rsidR="00EF3C48" w:rsidRDefault="00EF3C48" w:rsidP="00AF084A">
      <w:pPr>
        <w:pStyle w:val="Heading2"/>
      </w:pPr>
      <w:bookmarkStart w:id="93" w:name="_Toc158972302"/>
      <w:r>
        <w:t>Creating and connecting the SDK</w:t>
      </w:r>
      <w:bookmarkEnd w:id="93"/>
    </w:p>
    <w:p w14:paraId="4039063E" w14:textId="26FD3BB4" w:rsidR="00EF3C48" w:rsidRPr="00932FA6" w:rsidRDefault="00EF3C48" w:rsidP="00932FA6">
      <w:r>
        <w:t xml:space="preserve">Create an SDK instance </w:t>
      </w:r>
      <w:r w:rsidR="00296B0E">
        <w:t>which will make use of</w:t>
      </w:r>
      <w:r>
        <w:t xml:space="preserve"> the previously created configuration</w:t>
      </w:r>
      <w:r w:rsidR="00932FA6">
        <w:t>:</w:t>
      </w:r>
    </w:p>
    <w:p w14:paraId="2E9F4AFE" w14:textId="68C11F9C" w:rsidR="002066BF" w:rsidRPr="00D20FF2" w:rsidRDefault="002066BF" w:rsidP="00D20FF2">
      <w:pPr>
        <w:spacing w:after="100"/>
        <w:rPr>
          <w:rFonts w:ascii="Consolas" w:hAnsi="Consolas" w:cs="Consolas"/>
        </w:rPr>
      </w:pPr>
      <w:r w:rsidRPr="00D20FF2">
        <w:rPr>
          <w:rFonts w:ascii="Consolas" w:hAnsi="Consolas" w:cs="Consolas"/>
        </w:rPr>
        <w:t>MbsSdk mbsSdk = new MbsSdk(config</w:t>
      </w:r>
      <w:proofErr w:type="gramStart"/>
      <w:r w:rsidRPr="00D20FF2">
        <w:rPr>
          <w:rFonts w:ascii="Consolas" w:hAnsi="Consolas" w:cs="Consolas"/>
        </w:rPr>
        <w:t>);</w:t>
      </w:r>
      <w:proofErr w:type="gramEnd"/>
    </w:p>
    <w:p w14:paraId="6D544DFF" w14:textId="77777777" w:rsidR="002066BF" w:rsidRDefault="002066BF" w:rsidP="002066BF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  <w:lang w:val="en-SI" w:eastAsia="en-GB"/>
        </w:rPr>
      </w:pPr>
    </w:p>
    <w:p w14:paraId="3419A256" w14:textId="77777777" w:rsidR="00932FA6" w:rsidRDefault="00932FA6" w:rsidP="002066BF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  <w:lang w:val="en-SI" w:eastAsia="en-GB"/>
        </w:rPr>
      </w:pPr>
    </w:p>
    <w:p w14:paraId="0AC9569B" w14:textId="410DD246" w:rsidR="00EF3C48" w:rsidRPr="00296B0E" w:rsidRDefault="00296B0E" w:rsidP="00932FA6">
      <w:pPr>
        <w:rPr>
          <w:lang w:eastAsia="en-GB"/>
        </w:rPr>
      </w:pPr>
      <w:r w:rsidRPr="00296B0E">
        <w:rPr>
          <w:lang w:eastAsia="en-GB"/>
        </w:rPr>
        <w:t xml:space="preserve">The below call </w:t>
      </w:r>
      <w:r w:rsidR="00EF3C48" w:rsidRPr="00296B0E">
        <w:rPr>
          <w:lang w:eastAsia="en-GB"/>
        </w:rPr>
        <w:t>will create a WebSocket</w:t>
      </w:r>
      <w:r w:rsidR="00932FA6" w:rsidRPr="00296B0E">
        <w:rPr>
          <w:lang w:eastAsia="en-GB"/>
        </w:rPr>
        <w:t xml:space="preserve"> session to the</w:t>
      </w:r>
      <w:r w:rsidR="00A53434" w:rsidRPr="00296B0E">
        <w:rPr>
          <w:lang w:eastAsia="en-GB"/>
        </w:rPr>
        <w:t xml:space="preserve"> M</w:t>
      </w:r>
      <w:r w:rsidR="00984676" w:rsidRPr="00296B0E">
        <w:rPr>
          <w:lang w:eastAsia="en-GB"/>
        </w:rPr>
        <w:t>B</w:t>
      </w:r>
      <w:r w:rsidR="00A53434" w:rsidRPr="00296B0E">
        <w:rPr>
          <w:lang w:eastAsia="en-GB"/>
        </w:rPr>
        <w:t>S's</w:t>
      </w:r>
      <w:r w:rsidR="00932FA6" w:rsidRPr="00296B0E">
        <w:rPr>
          <w:lang w:eastAsia="en-GB"/>
        </w:rPr>
        <w:t xml:space="preserve"> WebSocket server</w:t>
      </w:r>
      <w:r w:rsidR="00A53434" w:rsidRPr="00296B0E">
        <w:rPr>
          <w:lang w:eastAsia="en-GB"/>
        </w:rPr>
        <w:t>:</w:t>
      </w:r>
    </w:p>
    <w:p w14:paraId="50A1DDF8" w14:textId="4C77328C" w:rsidR="001E0779" w:rsidRPr="00D20FF2" w:rsidRDefault="002066BF" w:rsidP="00D20FF2">
      <w:pPr>
        <w:spacing w:after="100"/>
        <w:rPr>
          <w:rFonts w:ascii="Consolas" w:hAnsi="Consolas" w:cs="Consolas"/>
        </w:rPr>
      </w:pPr>
      <w:r w:rsidRPr="00D20FF2">
        <w:rPr>
          <w:rFonts w:ascii="Consolas" w:hAnsi="Consolas" w:cs="Consolas"/>
        </w:rPr>
        <w:t>mbsSdk.</w:t>
      </w:r>
      <w:ins w:id="94" w:author="Dejan Pavšek" w:date="2024-02-16T12:53:00Z">
        <w:r w:rsidR="002E2E70">
          <w:rPr>
            <w:rFonts w:ascii="Consolas" w:hAnsi="Consolas" w:cs="Consolas"/>
          </w:rPr>
          <w:t>C</w:t>
        </w:r>
      </w:ins>
      <w:del w:id="95" w:author="Dejan Pavšek" w:date="2024-02-16T12:53:00Z">
        <w:r w:rsidRPr="00D20FF2" w:rsidDel="002E2E70">
          <w:rPr>
            <w:rFonts w:ascii="Consolas" w:hAnsi="Consolas" w:cs="Consolas"/>
          </w:rPr>
          <w:delText>c</w:delText>
        </w:r>
      </w:del>
      <w:r w:rsidRPr="00D20FF2">
        <w:rPr>
          <w:rFonts w:ascii="Consolas" w:hAnsi="Consolas" w:cs="Consolas"/>
        </w:rPr>
        <w:t>onnect();</w:t>
      </w:r>
    </w:p>
    <w:p w14:paraId="146F0339" w14:textId="77777777" w:rsidR="00F30CA8" w:rsidRDefault="00F30CA8" w:rsidP="00F30C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/>
          <w:color w:val="1D1C1D"/>
          <w:sz w:val="18"/>
          <w:szCs w:val="18"/>
          <w:lang w:val="en-SI"/>
        </w:rPr>
      </w:pPr>
    </w:p>
    <w:p w14:paraId="4413FF7F" w14:textId="77777777" w:rsidR="00BD735C" w:rsidRDefault="00BD735C" w:rsidP="00F30C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/>
          <w:color w:val="1D1C1D"/>
          <w:sz w:val="18"/>
          <w:szCs w:val="18"/>
          <w:lang w:val="en-SI"/>
        </w:rPr>
      </w:pPr>
    </w:p>
    <w:p w14:paraId="0182DD43" w14:textId="2F50D66D" w:rsidR="00F30CA8" w:rsidRPr="00F30CA8" w:rsidRDefault="00F30CA8" w:rsidP="00F30CA8">
      <w:r w:rsidRPr="00F30CA8">
        <w:t xml:space="preserve">When </w:t>
      </w:r>
      <w:proofErr w:type="gramStart"/>
      <w:r w:rsidRPr="00F30CA8">
        <w:t>connect(</w:t>
      </w:r>
      <w:proofErr w:type="gramEnd"/>
      <w:r w:rsidRPr="00F30CA8">
        <w:t>) is invoked, the provided configuration is used for the first time. If SDK is not able to successfully establish WebSocket connection with a server, an exception is thrown. See SDK troubleshooting to identify the issue.</w:t>
      </w:r>
    </w:p>
    <w:p w14:paraId="1D5E2170" w14:textId="4A51655F" w:rsidR="00F1545F" w:rsidRPr="00650807" w:rsidRDefault="00F1545F" w:rsidP="00AF084A">
      <w:pPr>
        <w:pStyle w:val="Heading2"/>
      </w:pPr>
      <w:bookmarkStart w:id="96" w:name="_Toc158972303"/>
      <w:r w:rsidRPr="00650807">
        <w:t xml:space="preserve">Composing </w:t>
      </w:r>
      <w:r w:rsidR="00296B0E">
        <w:t>transactions</w:t>
      </w:r>
      <w:bookmarkEnd w:id="96"/>
    </w:p>
    <w:p w14:paraId="10A828A7" w14:textId="09A666AB" w:rsidR="00296B0E" w:rsidRDefault="00D0508A" w:rsidP="00A53434">
      <w:r>
        <w:t xml:space="preserve">Communication between the client’s system and MBS takes place </w:t>
      </w:r>
      <w:r w:rsidR="00406151">
        <w:t xml:space="preserve">through the </w:t>
      </w:r>
      <w:r>
        <w:t>excha</w:t>
      </w:r>
      <w:r w:rsidR="00406151">
        <w:t>nge of</w:t>
      </w:r>
      <w:r>
        <w:t xml:space="preserve"> transactions. Transactions </w:t>
      </w:r>
      <w:r w:rsidR="00406151">
        <w:t>can</w:t>
      </w:r>
      <w:r>
        <w:t xml:space="preserve"> be of </w:t>
      </w:r>
      <w:r w:rsidR="00406151">
        <w:t>various</w:t>
      </w:r>
      <w:r>
        <w:t xml:space="preserve"> types. For example, when dealing with risk management, transactions will contain </w:t>
      </w:r>
      <w:r w:rsidR="00406151">
        <w:t xml:space="preserve">the </w:t>
      </w:r>
      <w:r>
        <w:t>punter’s bet</w:t>
      </w:r>
      <w:r w:rsidR="00406151">
        <w:t>ting</w:t>
      </w:r>
      <w:r>
        <w:t xml:space="preserve"> data (commonly known as tickets) and responses will </w:t>
      </w:r>
      <w:r w:rsidR="00EB3ECD">
        <w:t xml:space="preserve">contain, </w:t>
      </w:r>
      <w:r>
        <w:t>among other data</w:t>
      </w:r>
      <w:r w:rsidR="00EB3ECD">
        <w:t>,</w:t>
      </w:r>
      <w:r>
        <w:t xml:space="preserve"> </w:t>
      </w:r>
      <w:r w:rsidR="00EB3ECD">
        <w:t xml:space="preserve">the </w:t>
      </w:r>
      <w:r>
        <w:t xml:space="preserve">ticket acceptance recommendation. Other </w:t>
      </w:r>
      <w:r w:rsidR="00EB3ECD">
        <w:t xml:space="preserve">types of </w:t>
      </w:r>
      <w:r>
        <w:t>transaction</w:t>
      </w:r>
      <w:r w:rsidR="00EB3ECD">
        <w:t>s</w:t>
      </w:r>
      <w:r>
        <w:t xml:space="preserve"> may </w:t>
      </w:r>
      <w:r w:rsidR="00EB3ECD">
        <w:t>include</w:t>
      </w:r>
      <w:r>
        <w:t xml:space="preserve"> data about </w:t>
      </w:r>
      <w:r w:rsidR="00406151" w:rsidRPr="00406151">
        <w:t>online gaming events and their outcomes</w:t>
      </w:r>
      <w:r w:rsidR="00406151">
        <w:t>, or data about actions that affect the punter’s monetary balance</w:t>
      </w:r>
      <w:r>
        <w:t xml:space="preserve"> </w:t>
      </w:r>
      <w:r w:rsidR="00406151">
        <w:t>(</w:t>
      </w:r>
      <w:r w:rsidR="00EB3ECD">
        <w:t>transfers</w:t>
      </w:r>
      <w:r w:rsidR="00406151">
        <w:t>, withdrawals,</w:t>
      </w:r>
      <w:r w:rsidR="00EB3ECD">
        <w:t xml:space="preserve"> etc</w:t>
      </w:r>
      <w:r w:rsidR="00406151">
        <w:t>).</w:t>
      </w:r>
    </w:p>
    <w:p w14:paraId="1DE0516D" w14:textId="5E9801D7" w:rsidR="00650807" w:rsidDel="000A4A4B" w:rsidRDefault="00650807" w:rsidP="00AF084A">
      <w:pPr>
        <w:pStyle w:val="Heading2"/>
        <w:rPr>
          <w:del w:id="97" w:author="Dejan Pavšek" w:date="2024-02-16T12:31:00Z"/>
        </w:rPr>
      </w:pPr>
      <w:del w:id="98" w:author="Dejan Pavšek" w:date="2024-02-16T12:31:00Z">
        <w:r w:rsidRPr="00650807" w:rsidDel="000A4A4B">
          <w:delText xml:space="preserve">SDK uses a builder pattern to </w:delText>
        </w:r>
        <w:r w:rsidDel="000A4A4B">
          <w:delText>streamline</w:delText>
        </w:r>
        <w:r w:rsidRPr="00650807" w:rsidDel="000A4A4B">
          <w:delText xml:space="preserve"> the process of creating new </w:delText>
        </w:r>
        <w:r w:rsidR="00984676" w:rsidRPr="009E218E" w:rsidDel="000A4A4B">
          <w:delText>entity</w:delText>
        </w:r>
        <w:r w:rsidRPr="00650807" w:rsidDel="000A4A4B">
          <w:delText xml:space="preserve"> instances</w:delText>
        </w:r>
        <w:r w:rsidR="00EB3ECD" w:rsidDel="000A4A4B">
          <w:delText xml:space="preserve"> (entities effectively constitute a transaction)</w:delText>
        </w:r>
        <w:r w:rsidRPr="00650807" w:rsidDel="000A4A4B">
          <w:delText>. Below is a</w:delText>
        </w:r>
        <w:r w:rsidDel="000A4A4B">
          <w:delText xml:space="preserve">n example of using the builder to create a bet object and populate its </w:delText>
        </w:r>
        <w:r w:rsidR="00BE3438" w:rsidDel="000A4A4B">
          <w:delText>b</w:delText>
        </w:r>
        <w:r w:rsidDel="000A4A4B">
          <w:delText xml:space="preserve">etId property. The same builder pattern is implemented </w:delText>
        </w:r>
        <w:r w:rsidR="00296B0E" w:rsidDel="000A4A4B">
          <w:delText>on</w:delText>
        </w:r>
        <w:r w:rsidDel="000A4A4B">
          <w:delText xml:space="preserve"> every entity.</w:delText>
        </w:r>
      </w:del>
    </w:p>
    <w:p w14:paraId="41A075C6" w14:textId="6A84D08E" w:rsidR="00650807" w:rsidRPr="00F30CA8" w:rsidDel="000A4A4B" w:rsidRDefault="00F30CA8" w:rsidP="00AF084A">
      <w:pPr>
        <w:pStyle w:val="Heading2"/>
        <w:rPr>
          <w:del w:id="99" w:author="Dejan Pavšek" w:date="2024-02-16T12:31:00Z"/>
        </w:rPr>
      </w:pPr>
      <w:del w:id="100" w:author="Dejan Pavšek" w:date="2024-02-16T12:31:00Z">
        <w:r w:rsidDel="000A4A4B">
          <w:delText>Example:</w:delText>
        </w:r>
      </w:del>
    </w:p>
    <w:p w14:paraId="43D30917" w14:textId="245D1464" w:rsidR="00650807" w:rsidRPr="00D20FF2" w:rsidDel="000A4A4B" w:rsidRDefault="00650807" w:rsidP="00AF084A">
      <w:pPr>
        <w:pStyle w:val="Heading2"/>
        <w:rPr>
          <w:del w:id="101" w:author="Dejan Pavšek" w:date="2024-02-16T12:31:00Z"/>
        </w:rPr>
      </w:pPr>
      <w:del w:id="102" w:author="Dejan Pavšek" w:date="2024-02-16T12:31:00Z">
        <w:r w:rsidRPr="00D20FF2" w:rsidDel="000A4A4B">
          <w:delText>Bet bet = Bet.newBuilder()</w:delText>
        </w:r>
      </w:del>
    </w:p>
    <w:p w14:paraId="1210A13B" w14:textId="43405E29" w:rsidR="00650807" w:rsidRPr="00D20FF2" w:rsidDel="000A4A4B" w:rsidRDefault="00650807" w:rsidP="00AF084A">
      <w:pPr>
        <w:pStyle w:val="Heading2"/>
        <w:rPr>
          <w:del w:id="103" w:author="Dejan Pavšek" w:date="2024-02-16T12:31:00Z"/>
        </w:rPr>
      </w:pPr>
      <w:del w:id="104" w:author="Dejan Pavšek" w:date="2024-02-16T12:31:00Z">
        <w:r w:rsidRPr="00D20FF2" w:rsidDel="000A4A4B">
          <w:delText xml:space="preserve">                        .setBetId(„betId“)</w:delText>
        </w:r>
      </w:del>
    </w:p>
    <w:p w14:paraId="749BF3AE" w14:textId="3751565E" w:rsidR="00650807" w:rsidRPr="00D20FF2" w:rsidDel="000A4A4B" w:rsidRDefault="00650807" w:rsidP="00AF084A">
      <w:pPr>
        <w:pStyle w:val="Heading2"/>
        <w:rPr>
          <w:del w:id="105" w:author="Dejan Pavšek" w:date="2024-02-16T12:31:00Z"/>
        </w:rPr>
      </w:pPr>
      <w:del w:id="106" w:author="Dejan Pavšek" w:date="2024-02-16T12:31:00Z">
        <w:r w:rsidRPr="00D20FF2" w:rsidDel="000A4A4B">
          <w:delText xml:space="preserve">                        .build();</w:delText>
        </w:r>
      </w:del>
    </w:p>
    <w:p w14:paraId="687E5BC7" w14:textId="1733ED3E" w:rsidR="00F1545F" w:rsidRPr="002B4698" w:rsidRDefault="00F1545F" w:rsidP="00AF084A">
      <w:pPr>
        <w:pStyle w:val="Heading2"/>
      </w:pPr>
      <w:bookmarkStart w:id="107" w:name="_Toc158972304"/>
      <w:r>
        <w:t xml:space="preserve">Sending </w:t>
      </w:r>
      <w:r w:rsidR="00984676">
        <w:t>transactions</w:t>
      </w:r>
      <w:bookmarkEnd w:id="107"/>
    </w:p>
    <w:p w14:paraId="4B7B9851" w14:textId="2C564E0F" w:rsidR="00F30CA8" w:rsidRDefault="00F30CA8" w:rsidP="00F30CA8">
      <w:proofErr w:type="spellStart"/>
      <w:r>
        <w:t>MbsSdk</w:t>
      </w:r>
      <w:proofErr w:type="spellEnd"/>
      <w:r>
        <w:t xml:space="preserve"> supports various operations. The operations are grouped in interfaces called protocols. </w:t>
      </w:r>
      <w:r w:rsidR="00190390">
        <w:t>An e</w:t>
      </w:r>
      <w:r>
        <w:t xml:space="preserve">xample of such </w:t>
      </w:r>
      <w:r w:rsidR="00190390">
        <w:t xml:space="preserve">a </w:t>
      </w:r>
      <w:r>
        <w:t>protocol is Ticket Protocol.</w:t>
      </w:r>
    </w:p>
    <w:p w14:paraId="345CDC97" w14:textId="77777777" w:rsidR="0081470D" w:rsidRDefault="0081470D" w:rsidP="00A53434"/>
    <w:p w14:paraId="06EC5556" w14:textId="241D5FD6" w:rsidR="0081470D" w:rsidRDefault="0081470D" w:rsidP="0012437F">
      <w:pPr>
        <w:spacing w:after="100"/>
      </w:pPr>
      <w:r>
        <w:t xml:space="preserve">All </w:t>
      </w:r>
      <w:r w:rsidR="008F1594">
        <w:t>operations</w:t>
      </w:r>
      <w:r>
        <w:t xml:space="preserve"> are accessible through </w:t>
      </w:r>
      <w:r w:rsidR="00BE3438">
        <w:t xml:space="preserve">the </w:t>
      </w:r>
      <w:proofErr w:type="spellStart"/>
      <w:r w:rsidRPr="0012437F">
        <w:rPr>
          <w:rFonts w:ascii="Consolas" w:hAnsi="Consolas" w:cs="Consolas"/>
        </w:rPr>
        <w:t>mbsSdk</w:t>
      </w:r>
      <w:proofErr w:type="spellEnd"/>
      <w:r>
        <w:t xml:space="preserve"> instance. An example </w:t>
      </w:r>
      <w:r w:rsidR="008F1594">
        <w:t>of how to use the</w:t>
      </w:r>
      <w:r w:rsidR="00BE3438">
        <w:t xml:space="preserve"> </w:t>
      </w:r>
      <w:r>
        <w:t xml:space="preserve">Ticket Protocol is </w:t>
      </w:r>
      <w:r w:rsidR="008F1594">
        <w:t>shown below</w:t>
      </w:r>
      <w:r>
        <w:t>:</w:t>
      </w:r>
    </w:p>
    <w:p w14:paraId="2EE1BB17" w14:textId="237D1DEB" w:rsidR="0081470D" w:rsidRPr="00D20FF2" w:rsidRDefault="000A4A4B" w:rsidP="00D20FF2">
      <w:pPr>
        <w:spacing w:after="100"/>
        <w:rPr>
          <w:rFonts w:ascii="Consolas" w:hAnsi="Consolas" w:cs="Consolas"/>
        </w:rPr>
      </w:pPr>
      <w:proofErr w:type="spellStart"/>
      <w:ins w:id="108" w:author="Dejan Pavšek" w:date="2024-02-16T12:32:00Z">
        <w:r>
          <w:rPr>
            <w:rFonts w:ascii="Consolas" w:hAnsi="Consolas" w:cs="Consolas"/>
          </w:rPr>
          <w:t>I</w:t>
        </w:r>
      </w:ins>
      <w:r w:rsidR="0081470D" w:rsidRPr="00D20FF2">
        <w:rPr>
          <w:rFonts w:ascii="Consolas" w:hAnsi="Consolas" w:cs="Consolas"/>
        </w:rPr>
        <w:t>TicketProtocol</w:t>
      </w:r>
      <w:proofErr w:type="spellEnd"/>
      <w:r w:rsidR="0081470D" w:rsidRPr="00D20FF2">
        <w:rPr>
          <w:rFonts w:ascii="Consolas" w:hAnsi="Consolas" w:cs="Consolas"/>
        </w:rPr>
        <w:t xml:space="preserve"> protocol = </w:t>
      </w:r>
      <w:proofErr w:type="spellStart"/>
      <w:r w:rsidR="0081470D" w:rsidRPr="00D20FF2">
        <w:rPr>
          <w:rFonts w:ascii="Consolas" w:hAnsi="Consolas" w:cs="Consolas"/>
        </w:rPr>
        <w:t>mbsSdk.</w:t>
      </w:r>
      <w:del w:id="109" w:author="Dejan Pavšek" w:date="2024-02-16T12:33:00Z">
        <w:r w:rsidR="0081470D" w:rsidRPr="00D20FF2" w:rsidDel="000A4A4B">
          <w:rPr>
            <w:rFonts w:ascii="Consolas" w:hAnsi="Consolas" w:cs="Consolas"/>
          </w:rPr>
          <w:delText>get</w:delText>
        </w:r>
      </w:del>
      <w:r w:rsidR="0081470D" w:rsidRPr="00D20FF2">
        <w:rPr>
          <w:rFonts w:ascii="Consolas" w:hAnsi="Consolas" w:cs="Consolas"/>
        </w:rPr>
        <w:t>TicketProtocol</w:t>
      </w:r>
      <w:proofErr w:type="spellEnd"/>
      <w:del w:id="110" w:author="Dejan Pavšek" w:date="2024-02-16T12:32:00Z">
        <w:r w:rsidR="0081470D" w:rsidRPr="00D20FF2" w:rsidDel="000A4A4B">
          <w:rPr>
            <w:rFonts w:ascii="Consolas" w:hAnsi="Consolas" w:cs="Consolas"/>
          </w:rPr>
          <w:delText>()</w:delText>
        </w:r>
      </w:del>
      <w:r w:rsidR="0081470D" w:rsidRPr="00D20FF2">
        <w:rPr>
          <w:rFonts w:ascii="Consolas" w:hAnsi="Consolas" w:cs="Consolas"/>
        </w:rPr>
        <w:t>;</w:t>
      </w:r>
    </w:p>
    <w:p w14:paraId="1AA2E349" w14:textId="74B7D13F" w:rsidR="001E0779" w:rsidRDefault="00984676" w:rsidP="00AF084A">
      <w:pPr>
        <w:pStyle w:val="Heading3"/>
      </w:pPr>
      <w:bookmarkStart w:id="111" w:name="_Toc158972305"/>
      <w:r>
        <w:t>Ticket protocol</w:t>
      </w:r>
      <w:bookmarkEnd w:id="111"/>
    </w:p>
    <w:p w14:paraId="4461F879" w14:textId="267A401B" w:rsidR="00984676" w:rsidRPr="00984676" w:rsidRDefault="00984676" w:rsidP="00984676">
      <w:proofErr w:type="spellStart"/>
      <w:r w:rsidRPr="008F1594">
        <w:t>TicketProtocol</w:t>
      </w:r>
      <w:proofErr w:type="spellEnd"/>
      <w:r w:rsidRPr="008F1594">
        <w:t xml:space="preserve"> is </w:t>
      </w:r>
      <w:r w:rsidR="008F1594" w:rsidRPr="008F1594">
        <w:t>used</w:t>
      </w:r>
      <w:r w:rsidRPr="008F1594">
        <w:t xml:space="preserve"> to send requests to and receive responses from </w:t>
      </w:r>
      <w:r w:rsidR="008F1594" w:rsidRPr="008F1594">
        <w:t>MBS</w:t>
      </w:r>
      <w:r w:rsidRPr="008F1594">
        <w:t xml:space="preserve">. </w:t>
      </w:r>
    </w:p>
    <w:p w14:paraId="5D0282D4" w14:textId="5F9F960F" w:rsidR="00984676" w:rsidRDefault="008F1594" w:rsidP="00984676">
      <w:r>
        <w:t xml:space="preserve">An example of how to access the </w:t>
      </w:r>
      <w:proofErr w:type="spellStart"/>
      <w:r>
        <w:t>TicketProtocol</w:t>
      </w:r>
      <w:proofErr w:type="spellEnd"/>
      <w:r>
        <w:t xml:space="preserve"> methods is shown below.</w:t>
      </w:r>
    </w:p>
    <w:p w14:paraId="7347914E" w14:textId="6F4E7333" w:rsidR="0081470D" w:rsidRPr="00D20FF2" w:rsidRDefault="0081470D" w:rsidP="00D20FF2">
      <w:pPr>
        <w:spacing w:after="100"/>
        <w:rPr>
          <w:rFonts w:ascii="Consolas" w:hAnsi="Consolas" w:cs="Consolas"/>
        </w:rPr>
      </w:pPr>
      <w:proofErr w:type="spellStart"/>
      <w:r w:rsidRPr="00D20FF2">
        <w:rPr>
          <w:rFonts w:ascii="Consolas" w:hAnsi="Consolas" w:cs="Consolas"/>
        </w:rPr>
        <w:t>TicketResponse</w:t>
      </w:r>
      <w:proofErr w:type="spellEnd"/>
      <w:r w:rsidRPr="00D20FF2">
        <w:rPr>
          <w:rFonts w:ascii="Consolas" w:hAnsi="Consolas" w:cs="Consolas"/>
        </w:rPr>
        <w:t xml:space="preserve"> response = </w:t>
      </w:r>
      <w:ins w:id="112" w:author="Dejan Pavšek" w:date="2024-02-16T12:33:00Z">
        <w:r w:rsidR="000A4A4B">
          <w:rPr>
            <w:rFonts w:ascii="Consolas" w:hAnsi="Consolas" w:cs="Consolas"/>
          </w:rPr>
          <w:t xml:space="preserve">await </w:t>
        </w:r>
      </w:ins>
      <w:proofErr w:type="spellStart"/>
      <w:r w:rsidRPr="00D20FF2">
        <w:rPr>
          <w:rFonts w:ascii="Consolas" w:hAnsi="Consolas" w:cs="Consolas"/>
        </w:rPr>
        <w:t>mbsSdk.</w:t>
      </w:r>
      <w:del w:id="113" w:author="Dejan Pavšek" w:date="2024-02-16T12:33:00Z">
        <w:r w:rsidRPr="00D20FF2" w:rsidDel="00730DAB">
          <w:rPr>
            <w:rFonts w:ascii="Consolas" w:hAnsi="Consolas" w:cs="Consolas"/>
          </w:rPr>
          <w:delText>get</w:delText>
        </w:r>
      </w:del>
      <w:r w:rsidRPr="00D20FF2">
        <w:rPr>
          <w:rFonts w:ascii="Consolas" w:hAnsi="Consolas" w:cs="Consolas"/>
        </w:rPr>
        <w:t>TicketProtocol</w:t>
      </w:r>
      <w:del w:id="114" w:author="Dejan Pavšek" w:date="2024-02-16T12:34:00Z">
        <w:r w:rsidRPr="00D20FF2" w:rsidDel="00730DAB">
          <w:rPr>
            <w:rFonts w:ascii="Consolas" w:hAnsi="Consolas" w:cs="Consolas"/>
          </w:rPr>
          <w:delText>(</w:delText>
        </w:r>
      </w:del>
      <w:del w:id="115" w:author="Dejan Pavšek" w:date="2024-02-16T12:33:00Z">
        <w:r w:rsidRPr="00D20FF2" w:rsidDel="00730DAB">
          <w:rPr>
            <w:rFonts w:ascii="Consolas" w:hAnsi="Consolas" w:cs="Consolas"/>
          </w:rPr>
          <w:delText>)</w:delText>
        </w:r>
      </w:del>
      <w:r w:rsidRPr="00D20FF2">
        <w:rPr>
          <w:rFonts w:ascii="Consolas" w:hAnsi="Consolas" w:cs="Consolas"/>
        </w:rPr>
        <w:t>.</w:t>
      </w:r>
      <w:ins w:id="116" w:author="Dejan Pavšek" w:date="2024-02-16T12:34:00Z">
        <w:r w:rsidR="00730DAB">
          <w:rPr>
            <w:rFonts w:ascii="Consolas" w:hAnsi="Consolas" w:cs="Consolas"/>
          </w:rPr>
          <w:t>S</w:t>
        </w:r>
      </w:ins>
      <w:del w:id="117" w:author="Dejan Pavšek" w:date="2024-02-16T12:34:00Z">
        <w:r w:rsidRPr="00D20FF2" w:rsidDel="00730DAB">
          <w:rPr>
            <w:rFonts w:ascii="Consolas" w:hAnsi="Consolas" w:cs="Consolas"/>
          </w:rPr>
          <w:delText>s</w:delText>
        </w:r>
      </w:del>
      <w:r w:rsidRPr="00D20FF2">
        <w:rPr>
          <w:rFonts w:ascii="Consolas" w:hAnsi="Consolas" w:cs="Consolas"/>
        </w:rPr>
        <w:t>endTicket</w:t>
      </w:r>
      <w:ins w:id="118" w:author="Dejan Pavšek" w:date="2024-02-16T12:34:00Z">
        <w:r w:rsidR="00730DAB">
          <w:rPr>
            <w:rFonts w:ascii="Consolas" w:hAnsi="Consolas" w:cs="Consolas"/>
          </w:rPr>
          <w:t>Async</w:t>
        </w:r>
      </w:ins>
      <w:proofErr w:type="spellEnd"/>
      <w:r w:rsidRPr="00D20FF2">
        <w:rPr>
          <w:rFonts w:ascii="Consolas" w:hAnsi="Consolas" w:cs="Consolas"/>
        </w:rPr>
        <w:t>(request</w:t>
      </w:r>
      <w:proofErr w:type="gramStart"/>
      <w:r w:rsidRPr="00D20FF2">
        <w:rPr>
          <w:rFonts w:ascii="Consolas" w:hAnsi="Consolas" w:cs="Consolas"/>
        </w:rPr>
        <w:t>);</w:t>
      </w:r>
      <w:proofErr w:type="gramEnd"/>
    </w:p>
    <w:p w14:paraId="04CFAA3C" w14:textId="77777777" w:rsidR="0081470D" w:rsidRDefault="0081470D" w:rsidP="00984676"/>
    <w:p w14:paraId="5BC07B71" w14:textId="70E389AE" w:rsidR="0081470D" w:rsidRPr="00984676" w:rsidRDefault="008F1594" w:rsidP="00984676">
      <w:r w:rsidRPr="008F1594">
        <w:t xml:space="preserve">The following </w:t>
      </w:r>
      <w:proofErr w:type="spellStart"/>
      <w:r w:rsidRPr="008F1594">
        <w:t>TicketProtocol</w:t>
      </w:r>
      <w:proofErr w:type="spellEnd"/>
      <w:r w:rsidRPr="008F1594">
        <w:t xml:space="preserve"> methods are available:</w:t>
      </w:r>
      <w:r w:rsidR="00185279">
        <w:t xml:space="preserve">  </w:t>
      </w:r>
    </w:p>
    <w:p w14:paraId="63F1C90C" w14:textId="23847A96" w:rsidR="00262386" w:rsidRPr="00D20FF2" w:rsidRDefault="00730DAB" w:rsidP="00D20FF2">
      <w:pPr>
        <w:spacing w:after="100"/>
        <w:rPr>
          <w:rFonts w:ascii="Consolas" w:hAnsi="Consolas" w:cs="Consolas"/>
        </w:rPr>
      </w:pPr>
      <w:proofErr w:type="spellStart"/>
      <w:ins w:id="119" w:author="Dejan Pavšek" w:date="2024-02-16T12:35:00Z">
        <w:r>
          <w:rPr>
            <w:rFonts w:ascii="Consolas" w:hAnsi="Consolas" w:cs="Consolas"/>
          </w:rPr>
          <w:t>S</w:t>
        </w:r>
      </w:ins>
      <w:del w:id="120" w:author="Dejan Pavšek" w:date="2024-02-16T12:35:00Z">
        <w:r w:rsidR="00262386" w:rsidRPr="00D20FF2" w:rsidDel="00730DAB">
          <w:rPr>
            <w:rFonts w:ascii="Consolas" w:hAnsi="Consolas" w:cs="Consolas"/>
          </w:rPr>
          <w:delText>s</w:delText>
        </w:r>
      </w:del>
      <w:r w:rsidR="00262386" w:rsidRPr="00D20FF2">
        <w:rPr>
          <w:rFonts w:ascii="Consolas" w:hAnsi="Consolas" w:cs="Consolas"/>
        </w:rPr>
        <w:t>endTicket</w:t>
      </w:r>
      <w:ins w:id="121" w:author="Dejan Pavšek" w:date="2024-02-16T12:35:00Z">
        <w:r>
          <w:rPr>
            <w:rFonts w:ascii="Consolas" w:hAnsi="Consolas" w:cs="Consolas"/>
          </w:rPr>
          <w:t>Async</w:t>
        </w:r>
        <w:proofErr w:type="spellEnd"/>
        <w:r w:rsidRPr="00D20FF2">
          <w:rPr>
            <w:rFonts w:ascii="Consolas" w:hAnsi="Consolas" w:cs="Consolas"/>
          </w:rPr>
          <w:t xml:space="preserve"> </w:t>
        </w:r>
      </w:ins>
      <w:r w:rsidR="00262386" w:rsidRPr="00D20FF2">
        <w:rPr>
          <w:rFonts w:ascii="Consolas" w:hAnsi="Consolas" w:cs="Consolas"/>
        </w:rPr>
        <w:t>(</w:t>
      </w:r>
      <w:proofErr w:type="spellStart"/>
      <w:r w:rsidR="00262386" w:rsidRPr="00D20FF2">
        <w:rPr>
          <w:rFonts w:ascii="Consolas" w:hAnsi="Consolas" w:cs="Consolas"/>
        </w:rPr>
        <w:t>TicketRequest</w:t>
      </w:r>
      <w:proofErr w:type="spellEnd"/>
      <w:r w:rsidR="00E643F4" w:rsidRPr="00D20FF2">
        <w:rPr>
          <w:rFonts w:ascii="Consolas" w:hAnsi="Consolas" w:cs="Consolas"/>
        </w:rPr>
        <w:t xml:space="preserve"> request</w:t>
      </w:r>
      <w:proofErr w:type="gramStart"/>
      <w:r w:rsidR="00262386" w:rsidRPr="00D20FF2">
        <w:rPr>
          <w:rFonts w:ascii="Consolas" w:hAnsi="Consolas" w:cs="Consolas"/>
        </w:rPr>
        <w:t>)</w:t>
      </w:r>
      <w:r w:rsidR="00F1545F" w:rsidRPr="00D20FF2">
        <w:rPr>
          <w:rFonts w:ascii="Consolas" w:hAnsi="Consolas" w:cs="Consolas"/>
        </w:rPr>
        <w:t>;</w:t>
      </w:r>
      <w:proofErr w:type="gramEnd"/>
      <w:r w:rsidR="00262386" w:rsidRPr="00D20FF2">
        <w:rPr>
          <w:rFonts w:ascii="Consolas" w:hAnsi="Consolas" w:cs="Consolas"/>
        </w:rPr>
        <w:t xml:space="preserve"> </w:t>
      </w:r>
    </w:p>
    <w:p w14:paraId="7E47C585" w14:textId="54F86D41" w:rsidR="002E5204" w:rsidRPr="002E5204" w:rsidRDefault="009B018F" w:rsidP="00A53434">
      <w:pPr>
        <w:pStyle w:val="ListParagraph"/>
        <w:numPr>
          <w:ilvl w:val="0"/>
          <w:numId w:val="60"/>
        </w:numPr>
      </w:pPr>
      <w:r>
        <w:t xml:space="preserve">This method </w:t>
      </w:r>
      <w:r w:rsidR="002E5204" w:rsidRPr="002E5204">
        <w:t xml:space="preserve">sends a ticket to MTS and </w:t>
      </w:r>
      <w:r w:rsidR="00262386">
        <w:t>returns</w:t>
      </w:r>
      <w:r w:rsidR="002E5204" w:rsidRPr="002E5204">
        <w:t xml:space="preserve"> a ticket response from MTS. </w:t>
      </w:r>
      <w:r w:rsidR="00E643F4">
        <w:t>For information on the content of the “request” argument</w:t>
      </w:r>
      <w:r w:rsidR="002E5204" w:rsidRPr="002E5204">
        <w:t xml:space="preserve">, see the </w:t>
      </w:r>
      <w:hyperlink r:id="rId16" w:history="1">
        <w:r w:rsidR="002E5204" w:rsidRPr="00511827">
          <w:rPr>
            <w:rStyle w:val="Hyperlink"/>
          </w:rPr>
          <w:t>Ticket Placement Request (v3.0)</w:t>
        </w:r>
      </w:hyperlink>
      <w:r w:rsidR="002E5204" w:rsidRPr="002E5204">
        <w:t xml:space="preserve"> documentation</w:t>
      </w:r>
      <w:r w:rsidR="002E5204">
        <w:t xml:space="preserve">. </w:t>
      </w:r>
      <w:r w:rsidR="00E643F4">
        <w:t>For</w:t>
      </w:r>
      <w:r w:rsidR="002E5204">
        <w:t xml:space="preserve"> </w:t>
      </w:r>
      <w:r>
        <w:t xml:space="preserve">information on </w:t>
      </w:r>
      <w:r w:rsidR="002E5204">
        <w:t xml:space="preserve">what to expect </w:t>
      </w:r>
      <w:r w:rsidR="00E643F4">
        <w:t xml:space="preserve">in </w:t>
      </w:r>
      <w:r>
        <w:t xml:space="preserve">the </w:t>
      </w:r>
      <w:r w:rsidR="002E5204">
        <w:t>response</w:t>
      </w:r>
      <w:r w:rsidR="00F1545F">
        <w:t>,</w:t>
      </w:r>
      <w:r w:rsidR="002E5204">
        <w:t xml:space="preserve"> </w:t>
      </w:r>
      <w:r w:rsidR="00F1545F">
        <w:t>see</w:t>
      </w:r>
      <w:r w:rsidR="00262386">
        <w:t xml:space="preserve"> </w:t>
      </w:r>
      <w:r w:rsidR="00E643F4">
        <w:t xml:space="preserve">the </w:t>
      </w:r>
      <w:hyperlink r:id="rId17" w:history="1">
        <w:r w:rsidR="00262386" w:rsidRPr="00511827">
          <w:rPr>
            <w:rStyle w:val="Hyperlink"/>
          </w:rPr>
          <w:t>Ticket Placement Response (v3.0)</w:t>
        </w:r>
      </w:hyperlink>
      <w:r w:rsidR="00262386" w:rsidRPr="002E5204">
        <w:t xml:space="preserve"> </w:t>
      </w:r>
      <w:r w:rsidR="00E643F4" w:rsidRPr="002E5204">
        <w:t>documentation</w:t>
      </w:r>
      <w:r w:rsidR="00E643F4">
        <w:t>.</w:t>
      </w:r>
      <w:r w:rsidR="002E5204">
        <w:br/>
      </w:r>
    </w:p>
    <w:p w14:paraId="2FA1CA5C" w14:textId="5BE54B7E" w:rsidR="00262386" w:rsidRPr="00D20FF2" w:rsidRDefault="00730DAB" w:rsidP="00D20FF2">
      <w:pPr>
        <w:spacing w:after="100"/>
        <w:rPr>
          <w:rFonts w:ascii="Consolas" w:hAnsi="Consolas" w:cs="Consolas"/>
        </w:rPr>
      </w:pPr>
      <w:proofErr w:type="spellStart"/>
      <w:ins w:id="122" w:author="Dejan Pavšek" w:date="2024-02-16T12:35:00Z">
        <w:r>
          <w:rPr>
            <w:rFonts w:ascii="Consolas" w:hAnsi="Consolas" w:cs="Consolas"/>
          </w:rPr>
          <w:t>S</w:t>
        </w:r>
      </w:ins>
      <w:del w:id="123" w:author="Dejan Pavšek" w:date="2024-02-16T12:35:00Z">
        <w:r w:rsidR="00262386" w:rsidRPr="00D20FF2" w:rsidDel="00730DAB">
          <w:rPr>
            <w:rFonts w:ascii="Consolas" w:hAnsi="Consolas" w:cs="Consolas"/>
          </w:rPr>
          <w:delText>s</w:delText>
        </w:r>
      </w:del>
      <w:r w:rsidR="00262386" w:rsidRPr="00D20FF2">
        <w:rPr>
          <w:rFonts w:ascii="Consolas" w:hAnsi="Consolas" w:cs="Consolas"/>
        </w:rPr>
        <w:t>endTicketAck</w:t>
      </w:r>
      <w:ins w:id="124" w:author="Dejan Pavšek" w:date="2024-02-16T12:35:00Z">
        <w:r>
          <w:rPr>
            <w:rFonts w:ascii="Consolas" w:hAnsi="Consolas" w:cs="Consolas"/>
          </w:rPr>
          <w:t>Async</w:t>
        </w:r>
        <w:proofErr w:type="spellEnd"/>
        <w:r w:rsidRPr="00D20FF2">
          <w:rPr>
            <w:rFonts w:ascii="Consolas" w:hAnsi="Consolas" w:cs="Consolas"/>
          </w:rPr>
          <w:t xml:space="preserve"> </w:t>
        </w:r>
      </w:ins>
      <w:r w:rsidR="00262386" w:rsidRPr="00D20FF2">
        <w:rPr>
          <w:rFonts w:ascii="Consolas" w:hAnsi="Consolas" w:cs="Consolas"/>
        </w:rPr>
        <w:t>(</w:t>
      </w:r>
      <w:proofErr w:type="spellStart"/>
      <w:r w:rsidR="00262386" w:rsidRPr="00D20FF2">
        <w:rPr>
          <w:rFonts w:ascii="Consolas" w:hAnsi="Consolas" w:cs="Consolas"/>
        </w:rPr>
        <w:t>TicketAckRequest</w:t>
      </w:r>
      <w:proofErr w:type="spellEnd"/>
      <w:r w:rsidR="00E643F4" w:rsidRPr="00D20FF2">
        <w:rPr>
          <w:rFonts w:ascii="Consolas" w:hAnsi="Consolas" w:cs="Consolas"/>
        </w:rPr>
        <w:t xml:space="preserve"> request</w:t>
      </w:r>
      <w:proofErr w:type="gramStart"/>
      <w:r w:rsidR="00262386" w:rsidRPr="00D20FF2">
        <w:rPr>
          <w:rFonts w:ascii="Consolas" w:hAnsi="Consolas" w:cs="Consolas"/>
        </w:rPr>
        <w:t>)</w:t>
      </w:r>
      <w:r w:rsidR="00F1545F" w:rsidRPr="00D20FF2">
        <w:rPr>
          <w:rFonts w:ascii="Consolas" w:hAnsi="Consolas" w:cs="Consolas"/>
        </w:rPr>
        <w:t>;</w:t>
      </w:r>
      <w:proofErr w:type="gramEnd"/>
    </w:p>
    <w:p w14:paraId="78C16A96" w14:textId="598437A5" w:rsidR="00262386" w:rsidRPr="00A53434" w:rsidRDefault="009B018F" w:rsidP="00A53434">
      <w:pPr>
        <w:pStyle w:val="ListParagraph"/>
        <w:numPr>
          <w:ilvl w:val="0"/>
          <w:numId w:val="60"/>
        </w:numPr>
        <w:rPr>
          <w:rFonts w:ascii="Menlo" w:hAnsi="Menlo" w:cs="Courier"/>
          <w:color w:val="000000"/>
        </w:rPr>
      </w:pPr>
      <w:r>
        <w:t xml:space="preserve">This method </w:t>
      </w:r>
      <w:r w:rsidR="00262386" w:rsidRPr="00262386">
        <w:t xml:space="preserve">sends a ticket </w:t>
      </w:r>
      <w:r w:rsidR="00262386">
        <w:t xml:space="preserve">acknowledgement message </w:t>
      </w:r>
      <w:r w:rsidR="00262386" w:rsidRPr="00262386">
        <w:t>to MTS and returns a</w:t>
      </w:r>
      <w:r w:rsidR="000E4588">
        <w:t>n</w:t>
      </w:r>
      <w:r w:rsidR="00262386" w:rsidRPr="00262386">
        <w:t xml:space="preserve"> </w:t>
      </w:r>
      <w:r w:rsidR="000E4588">
        <w:t xml:space="preserve">acknowledgement </w:t>
      </w:r>
      <w:r w:rsidR="00262386" w:rsidRPr="00262386">
        <w:t xml:space="preserve">response from MTS. </w:t>
      </w:r>
      <w:r w:rsidR="00581CEA">
        <w:t>For information on the content of the “request” argument</w:t>
      </w:r>
      <w:r w:rsidR="00262386" w:rsidRPr="00262386">
        <w:t xml:space="preserve">, see the </w:t>
      </w:r>
      <w:hyperlink r:id="rId18" w:history="1">
        <w:r w:rsidR="00262386" w:rsidRPr="00152522">
          <w:rPr>
            <w:rStyle w:val="Hyperlink"/>
          </w:rPr>
          <w:t>Acknowledgement Messages (v3.0)</w:t>
        </w:r>
      </w:hyperlink>
      <w:r w:rsidR="00262386">
        <w:t xml:space="preserve"> </w:t>
      </w:r>
      <w:r w:rsidR="00262386" w:rsidRPr="00262386">
        <w:t xml:space="preserve">documentation. </w:t>
      </w:r>
      <w:r w:rsidR="00262386">
        <w:t>For</w:t>
      </w:r>
      <w:r w:rsidR="00262386" w:rsidRPr="00262386">
        <w:t xml:space="preserve"> </w:t>
      </w:r>
      <w:r>
        <w:t xml:space="preserve">the </w:t>
      </w:r>
      <w:r w:rsidR="00262386" w:rsidRPr="00262386">
        <w:t>response</w:t>
      </w:r>
      <w:r w:rsidR="00262386">
        <w:t>,</w:t>
      </w:r>
      <w:r w:rsidR="00262386" w:rsidRPr="00262386">
        <w:t xml:space="preserve"> </w:t>
      </w:r>
      <w:r w:rsidR="00821C7C">
        <w:t>see</w:t>
      </w:r>
      <w:r w:rsidR="00262386" w:rsidRPr="00262386">
        <w:t xml:space="preserve"> </w:t>
      </w:r>
      <w:hyperlink r:id="rId19" w:history="1">
        <w:r w:rsidR="00262386" w:rsidRPr="00152522">
          <w:rPr>
            <w:rStyle w:val="Hyperlink"/>
          </w:rPr>
          <w:t>Acknowledgement Reply Messages (v3.0)</w:t>
        </w:r>
      </w:hyperlink>
      <w:r w:rsidR="00262386" w:rsidRPr="00262386">
        <w:t xml:space="preserve"> </w:t>
      </w:r>
      <w:r w:rsidR="00262386">
        <w:br/>
      </w:r>
    </w:p>
    <w:p w14:paraId="27618BE1" w14:textId="202BA076" w:rsidR="001E0779" w:rsidRPr="00D20FF2" w:rsidRDefault="00730DAB" w:rsidP="00D20FF2">
      <w:pPr>
        <w:spacing w:after="100"/>
        <w:rPr>
          <w:rFonts w:ascii="Consolas" w:hAnsi="Consolas" w:cs="Consolas"/>
        </w:rPr>
      </w:pPr>
      <w:proofErr w:type="spellStart"/>
      <w:ins w:id="125" w:author="Dejan Pavšek" w:date="2024-02-16T12:35:00Z">
        <w:r>
          <w:rPr>
            <w:rFonts w:ascii="Consolas" w:hAnsi="Consolas" w:cs="Consolas"/>
          </w:rPr>
          <w:t>S</w:t>
        </w:r>
      </w:ins>
      <w:del w:id="126" w:author="Dejan Pavšek" w:date="2024-02-16T12:35:00Z">
        <w:r w:rsidR="002E5204" w:rsidRPr="00D20FF2" w:rsidDel="00730DAB">
          <w:rPr>
            <w:rFonts w:ascii="Consolas" w:hAnsi="Consolas" w:cs="Consolas"/>
          </w:rPr>
          <w:delText>s</w:delText>
        </w:r>
      </w:del>
      <w:r w:rsidR="00262386" w:rsidRPr="00D20FF2">
        <w:rPr>
          <w:rFonts w:ascii="Consolas" w:hAnsi="Consolas" w:cs="Consolas"/>
        </w:rPr>
        <w:t>endCancel</w:t>
      </w:r>
      <w:ins w:id="127" w:author="Dejan Pavšek" w:date="2024-02-16T12:35:00Z">
        <w:r>
          <w:rPr>
            <w:rFonts w:ascii="Consolas" w:hAnsi="Consolas" w:cs="Consolas"/>
          </w:rPr>
          <w:t>Async</w:t>
        </w:r>
        <w:proofErr w:type="spellEnd"/>
        <w:r w:rsidRPr="00D20FF2">
          <w:rPr>
            <w:rFonts w:ascii="Consolas" w:hAnsi="Consolas" w:cs="Consolas"/>
          </w:rPr>
          <w:t xml:space="preserve"> </w:t>
        </w:r>
      </w:ins>
      <w:r w:rsidR="00262386" w:rsidRPr="00D20FF2">
        <w:rPr>
          <w:rFonts w:ascii="Consolas" w:hAnsi="Consolas" w:cs="Consolas"/>
        </w:rPr>
        <w:t>(</w:t>
      </w:r>
      <w:proofErr w:type="spellStart"/>
      <w:r w:rsidR="00262386" w:rsidRPr="00D20FF2">
        <w:rPr>
          <w:rFonts w:ascii="Consolas" w:hAnsi="Consolas" w:cs="Consolas"/>
        </w:rPr>
        <w:t>CancelRequest</w:t>
      </w:r>
      <w:proofErr w:type="spellEnd"/>
      <w:r w:rsidR="00E643F4" w:rsidRPr="00D20FF2">
        <w:rPr>
          <w:rFonts w:ascii="Consolas" w:hAnsi="Consolas" w:cs="Consolas"/>
        </w:rPr>
        <w:t xml:space="preserve"> request</w:t>
      </w:r>
      <w:proofErr w:type="gramStart"/>
      <w:r w:rsidR="00262386" w:rsidRPr="00D20FF2">
        <w:rPr>
          <w:rFonts w:ascii="Consolas" w:hAnsi="Consolas" w:cs="Consolas"/>
        </w:rPr>
        <w:t>)</w:t>
      </w:r>
      <w:r w:rsidR="00F1545F" w:rsidRPr="00D20FF2">
        <w:rPr>
          <w:rFonts w:ascii="Consolas" w:hAnsi="Consolas" w:cs="Consolas"/>
        </w:rPr>
        <w:t>;</w:t>
      </w:r>
      <w:proofErr w:type="gramEnd"/>
    </w:p>
    <w:p w14:paraId="2FE41C3B" w14:textId="74CA8EFD" w:rsidR="00A56AC3" w:rsidRPr="00F30CA8" w:rsidRDefault="009B018F" w:rsidP="00F30CA8">
      <w:pPr>
        <w:pStyle w:val="ListParagraph"/>
        <w:numPr>
          <w:ilvl w:val="0"/>
          <w:numId w:val="60"/>
        </w:numPr>
        <w:rPr>
          <w:rFonts w:ascii="Menlo" w:hAnsi="Menlo" w:cs="Courier"/>
          <w:color w:val="000000"/>
        </w:rPr>
      </w:pPr>
      <w:r>
        <w:t xml:space="preserve">This method </w:t>
      </w:r>
      <w:r w:rsidR="00262386" w:rsidRPr="00262386">
        <w:t xml:space="preserve">sends a ticket </w:t>
      </w:r>
      <w:r w:rsidR="00262386">
        <w:t xml:space="preserve">cancellation </w:t>
      </w:r>
      <w:r w:rsidR="000E4588">
        <w:t>request</w:t>
      </w:r>
      <w:r w:rsidR="00262386" w:rsidRPr="00262386">
        <w:t xml:space="preserve"> to MTS and returns a </w:t>
      </w:r>
      <w:r w:rsidR="00262386">
        <w:t>cancellation</w:t>
      </w:r>
      <w:r w:rsidR="00262386" w:rsidRPr="00262386">
        <w:t xml:space="preserve"> response from MTS. </w:t>
      </w:r>
      <w:r w:rsidR="00581CEA">
        <w:t>For information on the content of the “request” argument</w:t>
      </w:r>
      <w:r w:rsidR="00262386" w:rsidRPr="00262386">
        <w:t xml:space="preserve">, see the </w:t>
      </w:r>
      <w:hyperlink r:id="rId20" w:history="1">
        <w:r w:rsidR="00262386" w:rsidRPr="00152522">
          <w:rPr>
            <w:rStyle w:val="Hyperlink"/>
          </w:rPr>
          <w:t>Cancellation Request (v3.0) documentation</w:t>
        </w:r>
      </w:hyperlink>
      <w:r w:rsidR="00262386" w:rsidRPr="00262386">
        <w:t xml:space="preserve">. For </w:t>
      </w:r>
      <w:r>
        <w:t xml:space="preserve">the </w:t>
      </w:r>
      <w:r w:rsidR="00262386" w:rsidRPr="00262386">
        <w:t xml:space="preserve">response, </w:t>
      </w:r>
      <w:r w:rsidR="00821C7C">
        <w:t>see</w:t>
      </w:r>
      <w:r w:rsidR="00821C7C" w:rsidRPr="00262386">
        <w:t xml:space="preserve"> </w:t>
      </w:r>
      <w:hyperlink r:id="rId21" w:history="1">
        <w:r w:rsidR="00262386" w:rsidRPr="00152522">
          <w:rPr>
            <w:rStyle w:val="Hyperlink"/>
          </w:rPr>
          <w:t>Cancellation Response (v3.0)</w:t>
        </w:r>
      </w:hyperlink>
      <w:r w:rsidR="00262386" w:rsidRPr="00262386">
        <w:t xml:space="preserve"> </w:t>
      </w:r>
      <w:r w:rsidR="00F30CA8">
        <w:br/>
      </w:r>
    </w:p>
    <w:p w14:paraId="2EA87D91" w14:textId="7CF405B9" w:rsidR="000E4588" w:rsidRPr="00D20FF2" w:rsidRDefault="00730DAB" w:rsidP="00D20FF2">
      <w:pPr>
        <w:spacing w:after="100"/>
        <w:rPr>
          <w:rFonts w:ascii="Consolas" w:hAnsi="Consolas" w:cs="Consolas"/>
        </w:rPr>
      </w:pPr>
      <w:proofErr w:type="spellStart"/>
      <w:ins w:id="128" w:author="Dejan Pavšek" w:date="2024-02-16T12:35:00Z">
        <w:r>
          <w:rPr>
            <w:rFonts w:ascii="Consolas" w:hAnsi="Consolas" w:cs="Consolas"/>
          </w:rPr>
          <w:t>S</w:t>
        </w:r>
      </w:ins>
      <w:del w:id="129" w:author="Dejan Pavšek" w:date="2024-02-16T12:35:00Z">
        <w:r w:rsidR="000E4588" w:rsidRPr="00D20FF2" w:rsidDel="00730DAB">
          <w:rPr>
            <w:rFonts w:ascii="Consolas" w:hAnsi="Consolas" w:cs="Consolas"/>
          </w:rPr>
          <w:delText>s</w:delText>
        </w:r>
      </w:del>
      <w:r w:rsidR="000E4588" w:rsidRPr="00D20FF2">
        <w:rPr>
          <w:rFonts w:ascii="Consolas" w:hAnsi="Consolas" w:cs="Consolas"/>
        </w:rPr>
        <w:t>endCancelAck</w:t>
      </w:r>
      <w:ins w:id="130" w:author="Dejan Pavšek" w:date="2024-02-16T12:35:00Z">
        <w:r>
          <w:rPr>
            <w:rFonts w:ascii="Consolas" w:hAnsi="Consolas" w:cs="Consolas"/>
          </w:rPr>
          <w:t>Async</w:t>
        </w:r>
        <w:proofErr w:type="spellEnd"/>
        <w:r w:rsidRPr="00D20FF2">
          <w:rPr>
            <w:rFonts w:ascii="Consolas" w:hAnsi="Consolas" w:cs="Consolas"/>
          </w:rPr>
          <w:t xml:space="preserve"> </w:t>
        </w:r>
      </w:ins>
      <w:r w:rsidR="000E4588" w:rsidRPr="00D20FF2">
        <w:rPr>
          <w:rFonts w:ascii="Consolas" w:hAnsi="Consolas" w:cs="Consolas"/>
        </w:rPr>
        <w:t>(</w:t>
      </w:r>
      <w:proofErr w:type="spellStart"/>
      <w:r w:rsidR="000E4588" w:rsidRPr="00D20FF2">
        <w:rPr>
          <w:rFonts w:ascii="Consolas" w:hAnsi="Consolas" w:cs="Consolas"/>
        </w:rPr>
        <w:t>CancelAckRequest</w:t>
      </w:r>
      <w:proofErr w:type="spellEnd"/>
      <w:r w:rsidR="00E643F4" w:rsidRPr="00D20FF2">
        <w:rPr>
          <w:rFonts w:ascii="Consolas" w:hAnsi="Consolas" w:cs="Consolas"/>
        </w:rPr>
        <w:t xml:space="preserve"> request</w:t>
      </w:r>
      <w:proofErr w:type="gramStart"/>
      <w:r w:rsidR="000E4588" w:rsidRPr="00D20FF2">
        <w:rPr>
          <w:rFonts w:ascii="Consolas" w:hAnsi="Consolas" w:cs="Consolas"/>
        </w:rPr>
        <w:t>)</w:t>
      </w:r>
      <w:r w:rsidR="00F1545F" w:rsidRPr="00D20FF2">
        <w:rPr>
          <w:rFonts w:ascii="Consolas" w:hAnsi="Consolas" w:cs="Consolas"/>
        </w:rPr>
        <w:t>;</w:t>
      </w:r>
      <w:proofErr w:type="gramEnd"/>
      <w:r w:rsidR="000E4588" w:rsidRPr="00D20FF2">
        <w:rPr>
          <w:rFonts w:ascii="Consolas" w:hAnsi="Consolas" w:cs="Consolas"/>
        </w:rPr>
        <w:t xml:space="preserve"> </w:t>
      </w:r>
    </w:p>
    <w:p w14:paraId="3790F3B9" w14:textId="588DC899" w:rsidR="00F30CA8" w:rsidRPr="00D20FF2" w:rsidRDefault="009B018F" w:rsidP="00D20FF2">
      <w:pPr>
        <w:pStyle w:val="ListParagraph"/>
        <w:numPr>
          <w:ilvl w:val="0"/>
          <w:numId w:val="60"/>
        </w:numPr>
        <w:rPr>
          <w:rFonts w:ascii="Menlo" w:hAnsi="Menlo" w:cs="Courier"/>
          <w:color w:val="000000"/>
        </w:rPr>
      </w:pPr>
      <w:r>
        <w:t xml:space="preserve">This method </w:t>
      </w:r>
      <w:r w:rsidR="000E4588" w:rsidRPr="000E4588">
        <w:t xml:space="preserve">sends a </w:t>
      </w:r>
      <w:r w:rsidR="000E4588">
        <w:t>cancellation</w:t>
      </w:r>
      <w:r w:rsidR="000E4588" w:rsidRPr="000E4588">
        <w:t xml:space="preserve"> acknowledgement message to MTS and returns an acknowledgement response from MTS. </w:t>
      </w:r>
      <w:r w:rsidR="00581CEA">
        <w:t>For information on the content of the “request” argument</w:t>
      </w:r>
      <w:r w:rsidR="000E4588" w:rsidRPr="000E4588">
        <w:t xml:space="preserve">, see the </w:t>
      </w:r>
      <w:hyperlink r:id="rId22" w:history="1">
        <w:r w:rsidR="000E4588" w:rsidRPr="00152522">
          <w:rPr>
            <w:rStyle w:val="Hyperlink"/>
          </w:rPr>
          <w:t>Acknowledgement Messages (v3.0)</w:t>
        </w:r>
      </w:hyperlink>
      <w:r w:rsidR="000E4588" w:rsidRPr="000E4588">
        <w:t xml:space="preserve"> documentation. For </w:t>
      </w:r>
      <w:r>
        <w:t xml:space="preserve">the </w:t>
      </w:r>
      <w:r w:rsidR="000E4588" w:rsidRPr="000E4588">
        <w:t xml:space="preserve">response, </w:t>
      </w:r>
      <w:r w:rsidR="00821C7C">
        <w:t>see</w:t>
      </w:r>
      <w:r w:rsidR="00821C7C" w:rsidRPr="00262386">
        <w:t xml:space="preserve"> </w:t>
      </w:r>
      <w:hyperlink r:id="rId23" w:history="1">
        <w:r w:rsidR="000E4588" w:rsidRPr="00152522">
          <w:rPr>
            <w:rStyle w:val="Hyperlink"/>
          </w:rPr>
          <w:t>Acknowledgement Reply Messages (v3.0)</w:t>
        </w:r>
      </w:hyperlink>
      <w:r w:rsidR="000E4588" w:rsidRPr="000E4588">
        <w:t xml:space="preserve"> </w:t>
      </w:r>
    </w:p>
    <w:p w14:paraId="6CC8D313" w14:textId="77777777" w:rsidR="00F30CA8" w:rsidRPr="00A56AC3" w:rsidRDefault="00F30CA8" w:rsidP="00A56AC3">
      <w:pPr>
        <w:pStyle w:val="ListParagraph"/>
        <w:numPr>
          <w:ilvl w:val="0"/>
          <w:numId w:val="0"/>
        </w:numPr>
        <w:rPr>
          <w:rFonts w:ascii="Menlo" w:hAnsi="Menlo" w:cs="Courier"/>
          <w:color w:val="000000"/>
        </w:rPr>
      </w:pPr>
    </w:p>
    <w:p w14:paraId="23FB99BC" w14:textId="2104F05D" w:rsidR="000E4588" w:rsidRPr="00D20FF2" w:rsidRDefault="00730DAB" w:rsidP="00D20FF2">
      <w:pPr>
        <w:spacing w:after="100"/>
        <w:rPr>
          <w:rFonts w:ascii="Consolas" w:hAnsi="Consolas" w:cs="Consolas"/>
        </w:rPr>
      </w:pPr>
      <w:proofErr w:type="spellStart"/>
      <w:ins w:id="131" w:author="Dejan Pavšek" w:date="2024-02-16T12:35:00Z">
        <w:r>
          <w:rPr>
            <w:rFonts w:ascii="Consolas" w:hAnsi="Consolas" w:cs="Consolas"/>
          </w:rPr>
          <w:t>S</w:t>
        </w:r>
      </w:ins>
      <w:del w:id="132" w:author="Dejan Pavšek" w:date="2024-02-16T12:35:00Z">
        <w:r w:rsidR="000E4588" w:rsidRPr="00D20FF2" w:rsidDel="00730DAB">
          <w:rPr>
            <w:rFonts w:ascii="Consolas" w:hAnsi="Consolas" w:cs="Consolas"/>
          </w:rPr>
          <w:delText>s</w:delText>
        </w:r>
      </w:del>
      <w:r w:rsidR="000E4588" w:rsidRPr="00D20FF2">
        <w:rPr>
          <w:rFonts w:ascii="Consolas" w:hAnsi="Consolas" w:cs="Consolas"/>
        </w:rPr>
        <w:t>endCashout</w:t>
      </w:r>
      <w:ins w:id="133" w:author="Dejan Pavšek" w:date="2024-02-16T12:35:00Z">
        <w:r>
          <w:rPr>
            <w:rFonts w:ascii="Consolas" w:hAnsi="Consolas" w:cs="Consolas"/>
          </w:rPr>
          <w:t>Async</w:t>
        </w:r>
        <w:proofErr w:type="spellEnd"/>
        <w:r w:rsidRPr="00D20FF2">
          <w:rPr>
            <w:rFonts w:ascii="Consolas" w:hAnsi="Consolas" w:cs="Consolas"/>
          </w:rPr>
          <w:t xml:space="preserve"> </w:t>
        </w:r>
      </w:ins>
      <w:r w:rsidR="000E4588" w:rsidRPr="00D20FF2">
        <w:rPr>
          <w:rFonts w:ascii="Consolas" w:hAnsi="Consolas" w:cs="Consolas"/>
        </w:rPr>
        <w:t>(</w:t>
      </w:r>
      <w:proofErr w:type="spellStart"/>
      <w:r w:rsidR="000E4588" w:rsidRPr="00D20FF2">
        <w:rPr>
          <w:rFonts w:ascii="Consolas" w:hAnsi="Consolas" w:cs="Consolas"/>
        </w:rPr>
        <w:t>CashoutRequest</w:t>
      </w:r>
      <w:proofErr w:type="spellEnd"/>
      <w:r w:rsidR="00E643F4" w:rsidRPr="00D20FF2">
        <w:rPr>
          <w:rFonts w:ascii="Consolas" w:hAnsi="Consolas" w:cs="Consolas"/>
        </w:rPr>
        <w:t xml:space="preserve"> request</w:t>
      </w:r>
      <w:proofErr w:type="gramStart"/>
      <w:r w:rsidR="000E4588" w:rsidRPr="00D20FF2">
        <w:rPr>
          <w:rFonts w:ascii="Consolas" w:hAnsi="Consolas" w:cs="Consolas"/>
        </w:rPr>
        <w:t>)</w:t>
      </w:r>
      <w:r w:rsidR="00F1545F" w:rsidRPr="00D20FF2">
        <w:rPr>
          <w:rFonts w:ascii="Consolas" w:hAnsi="Consolas" w:cs="Consolas"/>
        </w:rPr>
        <w:t>;</w:t>
      </w:r>
      <w:proofErr w:type="gramEnd"/>
    </w:p>
    <w:p w14:paraId="0DB10FDC" w14:textId="77D6E154" w:rsidR="000E4588" w:rsidRPr="00A53434" w:rsidRDefault="009B018F" w:rsidP="00A53434">
      <w:pPr>
        <w:pStyle w:val="ListParagraph"/>
        <w:numPr>
          <w:ilvl w:val="0"/>
          <w:numId w:val="60"/>
        </w:numPr>
        <w:rPr>
          <w:rFonts w:ascii="Menlo" w:hAnsi="Menlo" w:cs="Courier"/>
          <w:color w:val="000000"/>
        </w:rPr>
      </w:pPr>
      <w:r>
        <w:t xml:space="preserve">This method </w:t>
      </w:r>
      <w:r w:rsidR="000E4588" w:rsidRPr="00262386">
        <w:t xml:space="preserve">sends a ticket </w:t>
      </w:r>
      <w:r w:rsidR="000E4588">
        <w:t>cash</w:t>
      </w:r>
      <w:r>
        <w:t>-</w:t>
      </w:r>
      <w:r w:rsidR="000E4588">
        <w:t>out request</w:t>
      </w:r>
      <w:r w:rsidR="000E4588" w:rsidRPr="00262386">
        <w:t xml:space="preserve"> to MTS and returns a </w:t>
      </w:r>
      <w:r w:rsidR="000E4588">
        <w:t>cash</w:t>
      </w:r>
      <w:r>
        <w:t>-</w:t>
      </w:r>
      <w:r w:rsidR="000E4588">
        <w:t xml:space="preserve">out </w:t>
      </w:r>
      <w:r w:rsidR="000E4588" w:rsidRPr="00262386">
        <w:t xml:space="preserve">response from MTS. </w:t>
      </w:r>
      <w:r w:rsidR="00581CEA">
        <w:t>For information on the content of the “request” argument</w:t>
      </w:r>
      <w:r w:rsidR="000E4588" w:rsidRPr="00262386">
        <w:t xml:space="preserve">, see the </w:t>
      </w:r>
      <w:hyperlink r:id="rId24" w:history="1">
        <w:r w:rsidR="000E4588" w:rsidRPr="00152522">
          <w:rPr>
            <w:rStyle w:val="Hyperlink"/>
          </w:rPr>
          <w:t>Cash-out Request (v3.0)</w:t>
        </w:r>
      </w:hyperlink>
      <w:r w:rsidR="000E4588" w:rsidRPr="00262386">
        <w:t xml:space="preserve"> documentation. For </w:t>
      </w:r>
      <w:r>
        <w:t xml:space="preserve">the </w:t>
      </w:r>
      <w:r w:rsidR="000E4588" w:rsidRPr="00262386">
        <w:t xml:space="preserve">response, </w:t>
      </w:r>
      <w:r w:rsidR="00821C7C">
        <w:t>see</w:t>
      </w:r>
      <w:r w:rsidR="00821C7C" w:rsidRPr="00262386">
        <w:t xml:space="preserve"> </w:t>
      </w:r>
      <w:hyperlink r:id="rId25" w:history="1">
        <w:r w:rsidR="000E4588" w:rsidRPr="00152522">
          <w:rPr>
            <w:rStyle w:val="Hyperlink"/>
          </w:rPr>
          <w:t>Cash-out Response (v3.0)</w:t>
        </w:r>
      </w:hyperlink>
      <w:r w:rsidR="000E4588" w:rsidRPr="00262386">
        <w:t xml:space="preserve"> </w:t>
      </w:r>
    </w:p>
    <w:p w14:paraId="69EB0F35" w14:textId="77777777" w:rsidR="000E4588" w:rsidRDefault="000E4588" w:rsidP="00B32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Courier"/>
          <w:color w:val="000000"/>
          <w:lang w:val="en-US"/>
        </w:rPr>
      </w:pPr>
    </w:p>
    <w:p w14:paraId="46D310B0" w14:textId="6A40B5B7" w:rsidR="000E4588" w:rsidRPr="00D20FF2" w:rsidRDefault="00730DAB" w:rsidP="00D20FF2">
      <w:pPr>
        <w:spacing w:after="100"/>
        <w:rPr>
          <w:rFonts w:ascii="Consolas" w:hAnsi="Consolas" w:cs="Consolas"/>
        </w:rPr>
      </w:pPr>
      <w:proofErr w:type="spellStart"/>
      <w:ins w:id="134" w:author="Dejan Pavšek" w:date="2024-02-16T12:35:00Z">
        <w:r>
          <w:rPr>
            <w:rFonts w:ascii="Consolas" w:hAnsi="Consolas" w:cs="Consolas"/>
          </w:rPr>
          <w:t>S</w:t>
        </w:r>
      </w:ins>
      <w:del w:id="135" w:author="Dejan Pavšek" w:date="2024-02-16T12:35:00Z">
        <w:r w:rsidR="000E4588" w:rsidRPr="00D20FF2" w:rsidDel="00730DAB">
          <w:rPr>
            <w:rFonts w:ascii="Consolas" w:hAnsi="Consolas" w:cs="Consolas"/>
          </w:rPr>
          <w:delText>s</w:delText>
        </w:r>
      </w:del>
      <w:r w:rsidR="000E4588" w:rsidRPr="00D20FF2">
        <w:rPr>
          <w:rFonts w:ascii="Consolas" w:hAnsi="Consolas" w:cs="Consolas"/>
        </w:rPr>
        <w:t>endCashoutAck</w:t>
      </w:r>
      <w:ins w:id="136" w:author="Dejan Pavšek" w:date="2024-02-16T12:35:00Z">
        <w:r>
          <w:rPr>
            <w:rFonts w:ascii="Consolas" w:hAnsi="Consolas" w:cs="Consolas"/>
          </w:rPr>
          <w:t>Async</w:t>
        </w:r>
        <w:proofErr w:type="spellEnd"/>
        <w:r w:rsidRPr="00D20FF2">
          <w:rPr>
            <w:rFonts w:ascii="Consolas" w:hAnsi="Consolas" w:cs="Consolas"/>
          </w:rPr>
          <w:t xml:space="preserve"> </w:t>
        </w:r>
      </w:ins>
      <w:r w:rsidR="000E4588" w:rsidRPr="00D20FF2">
        <w:rPr>
          <w:rFonts w:ascii="Consolas" w:hAnsi="Consolas" w:cs="Consolas"/>
        </w:rPr>
        <w:t>(</w:t>
      </w:r>
      <w:proofErr w:type="spellStart"/>
      <w:r w:rsidR="000E4588" w:rsidRPr="00D20FF2">
        <w:rPr>
          <w:rFonts w:ascii="Consolas" w:hAnsi="Consolas" w:cs="Consolas"/>
        </w:rPr>
        <w:t>CashoutAckRequest</w:t>
      </w:r>
      <w:proofErr w:type="spellEnd"/>
      <w:r w:rsidR="00E643F4" w:rsidRPr="00D20FF2">
        <w:rPr>
          <w:rFonts w:ascii="Consolas" w:hAnsi="Consolas" w:cs="Consolas"/>
        </w:rPr>
        <w:t xml:space="preserve"> request</w:t>
      </w:r>
      <w:proofErr w:type="gramStart"/>
      <w:r w:rsidR="000E4588" w:rsidRPr="00D20FF2">
        <w:rPr>
          <w:rFonts w:ascii="Consolas" w:hAnsi="Consolas" w:cs="Consolas"/>
        </w:rPr>
        <w:t>)</w:t>
      </w:r>
      <w:r w:rsidR="00F1545F" w:rsidRPr="00D20FF2">
        <w:rPr>
          <w:rFonts w:ascii="Consolas" w:hAnsi="Consolas" w:cs="Consolas"/>
        </w:rPr>
        <w:t>;</w:t>
      </w:r>
      <w:proofErr w:type="gramEnd"/>
      <w:r w:rsidR="000E4588" w:rsidRPr="00D20FF2">
        <w:rPr>
          <w:rFonts w:ascii="Consolas" w:hAnsi="Consolas" w:cs="Consolas"/>
        </w:rPr>
        <w:t xml:space="preserve"> </w:t>
      </w:r>
    </w:p>
    <w:p w14:paraId="79B3D38A" w14:textId="5983177D" w:rsidR="000E4588" w:rsidRPr="00A53434" w:rsidRDefault="009B018F" w:rsidP="00A53434">
      <w:pPr>
        <w:pStyle w:val="ListParagraph"/>
        <w:numPr>
          <w:ilvl w:val="0"/>
          <w:numId w:val="60"/>
        </w:numPr>
        <w:rPr>
          <w:rFonts w:ascii="Menlo" w:hAnsi="Menlo" w:cs="Courier"/>
          <w:color w:val="000000"/>
        </w:rPr>
      </w:pPr>
      <w:r>
        <w:t xml:space="preserve">This method </w:t>
      </w:r>
      <w:r w:rsidR="000E4588" w:rsidRPr="000E4588">
        <w:t xml:space="preserve">sends a </w:t>
      </w:r>
      <w:r w:rsidR="000E4588">
        <w:t>cash</w:t>
      </w:r>
      <w:r>
        <w:t>-</w:t>
      </w:r>
      <w:r w:rsidR="000E4588">
        <w:t>out</w:t>
      </w:r>
      <w:r w:rsidR="000E4588" w:rsidRPr="000E4588">
        <w:t xml:space="preserve"> acknowledgement message to MTS and returns an acknowledgement response from MTS. </w:t>
      </w:r>
      <w:r w:rsidR="00581CEA">
        <w:t>For information on the content of the “request” argument</w:t>
      </w:r>
      <w:r w:rsidR="000E4588" w:rsidRPr="000E4588">
        <w:t xml:space="preserve">, see the </w:t>
      </w:r>
      <w:hyperlink r:id="rId26" w:history="1">
        <w:r w:rsidR="000E4588" w:rsidRPr="00152522">
          <w:rPr>
            <w:rStyle w:val="Hyperlink"/>
          </w:rPr>
          <w:t>Acknowledgement Messages (v3.0)</w:t>
        </w:r>
      </w:hyperlink>
      <w:r w:rsidR="000E4588" w:rsidRPr="000E4588">
        <w:t xml:space="preserve"> documentation. For </w:t>
      </w:r>
      <w:r>
        <w:t xml:space="preserve">the </w:t>
      </w:r>
      <w:r w:rsidR="000E4588" w:rsidRPr="000E4588">
        <w:t xml:space="preserve">response, </w:t>
      </w:r>
      <w:r w:rsidR="00821C7C">
        <w:t>see</w:t>
      </w:r>
      <w:r w:rsidR="00821C7C" w:rsidRPr="00262386">
        <w:t xml:space="preserve"> </w:t>
      </w:r>
      <w:hyperlink r:id="rId27" w:history="1">
        <w:r w:rsidR="000E4588" w:rsidRPr="00152522">
          <w:rPr>
            <w:rStyle w:val="Hyperlink"/>
          </w:rPr>
          <w:t>Acknowledgement Reply Messages (v3.0)</w:t>
        </w:r>
      </w:hyperlink>
      <w:r w:rsidR="000E4588" w:rsidRPr="000E4588">
        <w:t xml:space="preserve"> </w:t>
      </w:r>
    </w:p>
    <w:p w14:paraId="531A8438" w14:textId="77777777" w:rsidR="000E4588" w:rsidRDefault="000E4588" w:rsidP="00B32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Courier"/>
          <w:color w:val="000000"/>
          <w:lang w:val="en-US"/>
        </w:rPr>
      </w:pPr>
    </w:p>
    <w:p w14:paraId="1BCDF5AA" w14:textId="77777777" w:rsidR="00730DAB" w:rsidRDefault="00730DAB" w:rsidP="00D20FF2">
      <w:pPr>
        <w:spacing w:after="100"/>
        <w:rPr>
          <w:ins w:id="137" w:author="Dejan Pavšek" w:date="2024-02-16T12:36:00Z"/>
          <w:rFonts w:ascii="Consolas" w:hAnsi="Consolas" w:cs="Consolas"/>
        </w:rPr>
      </w:pPr>
    </w:p>
    <w:p w14:paraId="0A15AB46" w14:textId="787AD86E" w:rsidR="000E4588" w:rsidRPr="00D20FF2" w:rsidRDefault="00730DAB" w:rsidP="00D20FF2">
      <w:pPr>
        <w:spacing w:after="100"/>
        <w:rPr>
          <w:rFonts w:ascii="Consolas" w:hAnsi="Consolas" w:cs="Consolas"/>
        </w:rPr>
      </w:pPr>
      <w:proofErr w:type="spellStart"/>
      <w:ins w:id="138" w:author="Dejan Pavšek" w:date="2024-02-16T12:35:00Z">
        <w:r>
          <w:rPr>
            <w:rFonts w:ascii="Consolas" w:hAnsi="Consolas" w:cs="Consolas"/>
          </w:rPr>
          <w:t>S</w:t>
        </w:r>
      </w:ins>
      <w:del w:id="139" w:author="Dejan Pavšek" w:date="2024-02-16T12:35:00Z">
        <w:r w:rsidR="000E4588" w:rsidRPr="00D20FF2" w:rsidDel="00730DAB">
          <w:rPr>
            <w:rFonts w:ascii="Consolas" w:hAnsi="Consolas" w:cs="Consolas"/>
          </w:rPr>
          <w:delText>s</w:delText>
        </w:r>
      </w:del>
      <w:r w:rsidR="000E4588" w:rsidRPr="00D20FF2">
        <w:rPr>
          <w:rFonts w:ascii="Consolas" w:hAnsi="Consolas" w:cs="Consolas"/>
        </w:rPr>
        <w:t>endExtSettlement</w:t>
      </w:r>
      <w:ins w:id="140" w:author="Dejan Pavšek" w:date="2024-02-16T12:35:00Z">
        <w:r>
          <w:rPr>
            <w:rFonts w:ascii="Consolas" w:hAnsi="Consolas" w:cs="Consolas"/>
          </w:rPr>
          <w:t>Async</w:t>
        </w:r>
        <w:proofErr w:type="spellEnd"/>
        <w:r w:rsidRPr="00D20FF2">
          <w:rPr>
            <w:rFonts w:ascii="Consolas" w:hAnsi="Consolas" w:cs="Consolas"/>
          </w:rPr>
          <w:t xml:space="preserve"> </w:t>
        </w:r>
      </w:ins>
      <w:r w:rsidR="000E4588" w:rsidRPr="00D20FF2">
        <w:rPr>
          <w:rFonts w:ascii="Consolas" w:hAnsi="Consolas" w:cs="Consolas"/>
        </w:rPr>
        <w:t>(</w:t>
      </w:r>
      <w:proofErr w:type="spellStart"/>
      <w:r w:rsidR="000E4588" w:rsidRPr="00D20FF2">
        <w:rPr>
          <w:rFonts w:ascii="Consolas" w:hAnsi="Consolas" w:cs="Consolas"/>
        </w:rPr>
        <w:t>ExtSettlementRequest</w:t>
      </w:r>
      <w:proofErr w:type="spellEnd"/>
      <w:r w:rsidR="00E643F4" w:rsidRPr="00D20FF2">
        <w:rPr>
          <w:rFonts w:ascii="Consolas" w:hAnsi="Consolas" w:cs="Consolas"/>
        </w:rPr>
        <w:t xml:space="preserve"> request</w:t>
      </w:r>
      <w:proofErr w:type="gramStart"/>
      <w:r w:rsidR="000E4588" w:rsidRPr="00D20FF2">
        <w:rPr>
          <w:rFonts w:ascii="Consolas" w:hAnsi="Consolas" w:cs="Consolas"/>
        </w:rPr>
        <w:t>)</w:t>
      </w:r>
      <w:r w:rsidR="00F1545F" w:rsidRPr="00D20FF2">
        <w:rPr>
          <w:rFonts w:ascii="Consolas" w:hAnsi="Consolas" w:cs="Consolas"/>
        </w:rPr>
        <w:t>;</w:t>
      </w:r>
      <w:proofErr w:type="gramEnd"/>
    </w:p>
    <w:p w14:paraId="1A69D9B0" w14:textId="1528F246" w:rsidR="00F1545F" w:rsidRPr="00A56AC3" w:rsidRDefault="009B018F" w:rsidP="00A53434">
      <w:pPr>
        <w:pStyle w:val="ListParagraph"/>
        <w:numPr>
          <w:ilvl w:val="0"/>
          <w:numId w:val="60"/>
        </w:numPr>
        <w:rPr>
          <w:rFonts w:ascii="Menlo" w:hAnsi="Menlo" w:cs="Courier"/>
          <w:color w:val="000000"/>
        </w:rPr>
      </w:pPr>
      <w:r>
        <w:t xml:space="preserve">This method </w:t>
      </w:r>
      <w:r w:rsidR="000E4588" w:rsidRPr="00262386">
        <w:t>sends a</w:t>
      </w:r>
      <w:r w:rsidR="000E4588">
        <w:t xml:space="preserve">n external settlement request </w:t>
      </w:r>
      <w:r w:rsidR="000E4588" w:rsidRPr="00262386">
        <w:t>to MTS and returns a</w:t>
      </w:r>
      <w:r w:rsidR="000E4588">
        <w:t>n</w:t>
      </w:r>
      <w:r w:rsidR="000E4588" w:rsidRPr="00262386">
        <w:t xml:space="preserve"> </w:t>
      </w:r>
      <w:r w:rsidR="000E4588">
        <w:t xml:space="preserve">external settlement </w:t>
      </w:r>
      <w:r w:rsidR="000E4588" w:rsidRPr="00262386">
        <w:t xml:space="preserve">response from MTS. </w:t>
      </w:r>
      <w:r w:rsidR="00581CEA">
        <w:t>For information on the content of the “request” argument</w:t>
      </w:r>
      <w:r w:rsidR="000E4588" w:rsidRPr="00262386">
        <w:t xml:space="preserve">, see the </w:t>
      </w:r>
      <w:hyperlink r:id="rId28" w:history="1">
        <w:r w:rsidR="000E4588" w:rsidRPr="00152522">
          <w:rPr>
            <w:rStyle w:val="Hyperlink"/>
          </w:rPr>
          <w:t>External Settlement Request (v3.0)</w:t>
        </w:r>
      </w:hyperlink>
      <w:r w:rsidR="000E4588" w:rsidRPr="00262386">
        <w:t xml:space="preserve"> documentation. For </w:t>
      </w:r>
      <w:r>
        <w:t xml:space="preserve">the </w:t>
      </w:r>
      <w:r w:rsidR="000E4588" w:rsidRPr="00262386">
        <w:t xml:space="preserve">response, </w:t>
      </w:r>
      <w:r w:rsidR="00821C7C">
        <w:t>see</w:t>
      </w:r>
      <w:r w:rsidR="00821C7C" w:rsidRPr="00262386">
        <w:t xml:space="preserve"> </w:t>
      </w:r>
      <w:hyperlink r:id="rId29" w:history="1">
        <w:r w:rsidR="000E4588" w:rsidRPr="00152522">
          <w:rPr>
            <w:rStyle w:val="Hyperlink"/>
          </w:rPr>
          <w:t>External Settlement Response (v3.0)</w:t>
        </w:r>
      </w:hyperlink>
    </w:p>
    <w:p w14:paraId="572E6A6C" w14:textId="77777777" w:rsidR="00A56AC3" w:rsidRPr="00A53434" w:rsidRDefault="00A56AC3" w:rsidP="00A56AC3">
      <w:pPr>
        <w:pStyle w:val="ListParagraph"/>
        <w:numPr>
          <w:ilvl w:val="0"/>
          <w:numId w:val="0"/>
        </w:numPr>
        <w:rPr>
          <w:rFonts w:ascii="Menlo" w:hAnsi="Menlo" w:cs="Courier"/>
          <w:color w:val="000000"/>
        </w:rPr>
      </w:pPr>
    </w:p>
    <w:p w14:paraId="2E823BA9" w14:textId="600D74EE" w:rsidR="002E5204" w:rsidRPr="00D20FF2" w:rsidRDefault="00730DAB" w:rsidP="00D20FF2">
      <w:pPr>
        <w:spacing w:after="100"/>
        <w:rPr>
          <w:rFonts w:ascii="Consolas" w:hAnsi="Consolas" w:cs="Consolas"/>
        </w:rPr>
      </w:pPr>
      <w:proofErr w:type="spellStart"/>
      <w:ins w:id="141" w:author="Dejan Pavšek" w:date="2024-02-16T12:36:00Z">
        <w:r>
          <w:rPr>
            <w:rFonts w:ascii="Consolas" w:hAnsi="Consolas" w:cs="Consolas"/>
          </w:rPr>
          <w:t>S</w:t>
        </w:r>
      </w:ins>
      <w:del w:id="142" w:author="Dejan Pavšek" w:date="2024-02-16T12:36:00Z">
        <w:r w:rsidR="00F1545F" w:rsidRPr="00D20FF2" w:rsidDel="00730DAB">
          <w:rPr>
            <w:rFonts w:ascii="Consolas" w:hAnsi="Consolas" w:cs="Consolas"/>
          </w:rPr>
          <w:delText>s</w:delText>
        </w:r>
      </w:del>
      <w:r w:rsidR="00F1545F" w:rsidRPr="00D20FF2">
        <w:rPr>
          <w:rFonts w:ascii="Consolas" w:hAnsi="Consolas" w:cs="Consolas"/>
        </w:rPr>
        <w:t>endExtSettlementAck</w:t>
      </w:r>
      <w:ins w:id="143" w:author="Dejan Pavšek" w:date="2024-02-16T12:36:00Z">
        <w:r>
          <w:rPr>
            <w:rFonts w:ascii="Consolas" w:hAnsi="Consolas" w:cs="Consolas"/>
          </w:rPr>
          <w:t>Async</w:t>
        </w:r>
        <w:proofErr w:type="spellEnd"/>
        <w:r w:rsidRPr="00D20FF2">
          <w:rPr>
            <w:rFonts w:ascii="Consolas" w:hAnsi="Consolas" w:cs="Consolas"/>
          </w:rPr>
          <w:t xml:space="preserve"> </w:t>
        </w:r>
      </w:ins>
      <w:r w:rsidR="00F1545F" w:rsidRPr="00D20FF2">
        <w:rPr>
          <w:rFonts w:ascii="Consolas" w:hAnsi="Consolas" w:cs="Consolas"/>
        </w:rPr>
        <w:t>(</w:t>
      </w:r>
      <w:proofErr w:type="spellStart"/>
      <w:r w:rsidR="00F1545F" w:rsidRPr="00D20FF2">
        <w:rPr>
          <w:rFonts w:ascii="Consolas" w:hAnsi="Consolas" w:cs="Consolas"/>
        </w:rPr>
        <w:t>ExtSettlementAckRequest</w:t>
      </w:r>
      <w:proofErr w:type="spellEnd"/>
      <w:r w:rsidR="00E643F4" w:rsidRPr="00D20FF2">
        <w:rPr>
          <w:rFonts w:ascii="Consolas" w:hAnsi="Consolas" w:cs="Consolas"/>
        </w:rPr>
        <w:t xml:space="preserve"> request</w:t>
      </w:r>
      <w:proofErr w:type="gramStart"/>
      <w:r w:rsidR="00F1545F" w:rsidRPr="00D20FF2">
        <w:rPr>
          <w:rFonts w:ascii="Consolas" w:hAnsi="Consolas" w:cs="Consolas"/>
        </w:rPr>
        <w:t>);</w:t>
      </w:r>
      <w:proofErr w:type="gramEnd"/>
    </w:p>
    <w:p w14:paraId="4D722982" w14:textId="32FA6EBB" w:rsidR="002E5204" w:rsidRPr="00A53434" w:rsidRDefault="009B018F" w:rsidP="00A53434">
      <w:pPr>
        <w:pStyle w:val="ListParagraph"/>
        <w:numPr>
          <w:ilvl w:val="0"/>
          <w:numId w:val="60"/>
        </w:numPr>
        <w:rPr>
          <w:rFonts w:ascii="Menlo" w:hAnsi="Menlo" w:cs="Courier"/>
          <w:color w:val="000000"/>
        </w:rPr>
      </w:pPr>
      <w:r>
        <w:t xml:space="preserve">This method </w:t>
      </w:r>
      <w:r w:rsidR="00F1545F" w:rsidRPr="000E4588">
        <w:t xml:space="preserve">sends </w:t>
      </w:r>
      <w:r w:rsidR="00F1545F" w:rsidRPr="00262386">
        <w:t>a</w:t>
      </w:r>
      <w:r w:rsidR="00F1545F">
        <w:t>n external settlement</w:t>
      </w:r>
      <w:r w:rsidR="00F1545F" w:rsidRPr="000E4588">
        <w:t xml:space="preserve"> acknowledgement message to MTS and returns an acknowledgement response from MTS. </w:t>
      </w:r>
      <w:r w:rsidR="00581CEA">
        <w:t>For information on the content of the “request” argument</w:t>
      </w:r>
      <w:r w:rsidR="00F1545F" w:rsidRPr="000E4588">
        <w:t xml:space="preserve">, see the </w:t>
      </w:r>
      <w:hyperlink r:id="rId30" w:history="1">
        <w:r w:rsidR="00F1545F" w:rsidRPr="00152522">
          <w:rPr>
            <w:rStyle w:val="Hyperlink"/>
          </w:rPr>
          <w:t>Acknowledgement Messages (v3.0)</w:t>
        </w:r>
      </w:hyperlink>
      <w:r w:rsidR="00F1545F" w:rsidRPr="000E4588">
        <w:t xml:space="preserve"> documentation. For </w:t>
      </w:r>
      <w:r>
        <w:t xml:space="preserve">the </w:t>
      </w:r>
      <w:r w:rsidR="00F1545F" w:rsidRPr="000E4588">
        <w:t xml:space="preserve">response, </w:t>
      </w:r>
      <w:r w:rsidR="00821C7C">
        <w:t>see</w:t>
      </w:r>
      <w:r w:rsidR="00821C7C" w:rsidRPr="00262386">
        <w:t xml:space="preserve"> </w:t>
      </w:r>
      <w:hyperlink r:id="rId31" w:history="1">
        <w:r w:rsidR="00F1545F" w:rsidRPr="00152522">
          <w:rPr>
            <w:rStyle w:val="Hyperlink"/>
          </w:rPr>
          <w:t>Acknowledgement Reply Messages (v3.0)</w:t>
        </w:r>
      </w:hyperlink>
      <w:r w:rsidR="00F1545F" w:rsidRPr="000E4588">
        <w:t xml:space="preserve"> </w:t>
      </w:r>
    </w:p>
    <w:p w14:paraId="7875DC92" w14:textId="77777777" w:rsidR="00F30CA8" w:rsidRPr="00F30CA8" w:rsidRDefault="00F30CA8" w:rsidP="00AF084A">
      <w:pPr>
        <w:pStyle w:val="Heading2"/>
      </w:pPr>
      <w:bookmarkStart w:id="144" w:name="_Toc158972306"/>
      <w:r w:rsidRPr="00F30CA8">
        <w:t>SDK troubleshooting</w:t>
      </w:r>
      <w:bookmarkEnd w:id="144"/>
    </w:p>
    <w:p w14:paraId="5C9BC12D" w14:textId="57C83305" w:rsidR="00F30CA8" w:rsidRDefault="00F30CA8" w:rsidP="00F30CA8">
      <w:r>
        <w:t xml:space="preserve">In case of an error, </w:t>
      </w:r>
      <w:proofErr w:type="spellStart"/>
      <w:r>
        <w:t>MbsSdk</w:t>
      </w:r>
      <w:proofErr w:type="spellEnd"/>
      <w:r>
        <w:t xml:space="preserve"> delegates exception to the hosting application. If an exception occurred </w:t>
      </w:r>
      <w:proofErr w:type="gramStart"/>
      <w:r>
        <w:t>as a result of</w:t>
      </w:r>
      <w:proofErr w:type="gramEnd"/>
      <w:r>
        <w:t xml:space="preserve"> operation execution, then exception is thrown as a result of the invoked method/operation. If the exception cannot be linked to </w:t>
      </w:r>
      <w:r w:rsidR="00D20FF2">
        <w:t xml:space="preserve">a </w:t>
      </w:r>
      <w:r>
        <w:t xml:space="preserve">particular operation, then </w:t>
      </w:r>
      <w:r w:rsidR="00D20FF2">
        <w:t xml:space="preserve">the </w:t>
      </w:r>
      <w:r>
        <w:t xml:space="preserve">exception is passed to the application through </w:t>
      </w:r>
      <w:proofErr w:type="spellStart"/>
      <w:r>
        <w:t>unhandledExceptionHandler</w:t>
      </w:r>
      <w:proofErr w:type="spellEnd"/>
      <w:r>
        <w:t xml:space="preserve"> (see config).</w:t>
      </w:r>
    </w:p>
    <w:p w14:paraId="5E4ECA04" w14:textId="5B16135A" w:rsidR="00F30CA8" w:rsidRPr="00F30CA8" w:rsidRDefault="00F30CA8" w:rsidP="00F30CA8">
      <w:proofErr w:type="spellStart"/>
      <w:r w:rsidRPr="00F30CA8">
        <w:t>MbsSdk</w:t>
      </w:r>
      <w:proofErr w:type="spellEnd"/>
      <w:r w:rsidRPr="00F30CA8">
        <w:t xml:space="preserve"> exceptions list:</w:t>
      </w:r>
    </w:p>
    <w:p w14:paraId="081D68E8" w14:textId="77777777" w:rsidR="00F30CA8" w:rsidRPr="00D20FF2" w:rsidRDefault="00F30CA8" w:rsidP="00D20FF2">
      <w:pPr>
        <w:spacing w:after="100"/>
        <w:rPr>
          <w:rFonts w:ascii="Consolas" w:hAnsi="Consolas" w:cs="Consolas"/>
        </w:rPr>
      </w:pPr>
      <w:proofErr w:type="spellStart"/>
      <w:r w:rsidRPr="00D20FF2">
        <w:rPr>
          <w:rFonts w:ascii="Consolas" w:hAnsi="Consolas" w:cs="Consolas"/>
        </w:rPr>
        <w:t>AuthTokenFailureException</w:t>
      </w:r>
      <w:proofErr w:type="spellEnd"/>
      <w:r w:rsidRPr="00D20FF2">
        <w:rPr>
          <w:rFonts w:ascii="Consolas" w:hAnsi="Consolas" w:cs="Consolas"/>
        </w:rPr>
        <w:t>:</w:t>
      </w:r>
    </w:p>
    <w:p w14:paraId="5CAC3D2A" w14:textId="62A9FF95" w:rsidR="00F30CA8" w:rsidRPr="00F30CA8" w:rsidRDefault="00F30CA8" w:rsidP="00F30CA8">
      <w:pPr>
        <w:pStyle w:val="ListParagraph"/>
        <w:numPr>
          <w:ilvl w:val="0"/>
          <w:numId w:val="6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Courier"/>
          <w:color w:val="000000"/>
        </w:rPr>
      </w:pPr>
      <w:r w:rsidRPr="00F30CA8">
        <w:rPr>
          <w:rFonts w:ascii="Menlo" w:hAnsi="Menlo" w:cs="Courier"/>
          <w:color w:val="000000"/>
        </w:rPr>
        <w:t>T</w:t>
      </w:r>
      <w:r>
        <w:t>hrown if the SDK could not obtain the authentication token (misconfiguration or network issues).</w:t>
      </w:r>
      <w:r>
        <w:br/>
      </w:r>
    </w:p>
    <w:p w14:paraId="56B35DE8" w14:textId="77777777" w:rsidR="00F30CA8" w:rsidRPr="00D20FF2" w:rsidRDefault="00F30CA8" w:rsidP="00D20FF2">
      <w:pPr>
        <w:spacing w:after="100"/>
        <w:rPr>
          <w:rFonts w:ascii="Consolas" w:hAnsi="Consolas" w:cs="Consolas"/>
        </w:rPr>
      </w:pPr>
      <w:proofErr w:type="spellStart"/>
      <w:r w:rsidRPr="00D20FF2">
        <w:rPr>
          <w:rFonts w:ascii="Consolas" w:hAnsi="Consolas" w:cs="Consolas"/>
        </w:rPr>
        <w:t>ProtocolMessageTooBigException</w:t>
      </w:r>
      <w:proofErr w:type="spellEnd"/>
      <w:r w:rsidRPr="00D20FF2">
        <w:rPr>
          <w:rFonts w:ascii="Consolas" w:hAnsi="Consolas" w:cs="Consolas"/>
        </w:rPr>
        <w:t>:</w:t>
      </w:r>
    </w:p>
    <w:p w14:paraId="3A266B77" w14:textId="0542867A" w:rsidR="00F30CA8" w:rsidRDefault="00F30CA8" w:rsidP="00F30CA8">
      <w:pPr>
        <w:pStyle w:val="ListParagraph"/>
        <w:numPr>
          <w:ilvl w:val="0"/>
          <w:numId w:val="60"/>
        </w:numPr>
      </w:pPr>
      <w:r>
        <w:t xml:space="preserve">Thrown if JSON serialized message size exceeds 128 </w:t>
      </w:r>
      <w:proofErr w:type="gramStart"/>
      <w:r>
        <w:t>kB,  which</w:t>
      </w:r>
      <w:proofErr w:type="gramEnd"/>
      <w:r>
        <w:t xml:space="preserve"> is the largest allowed message size.</w:t>
      </w:r>
      <w:r w:rsidR="00D20FF2">
        <w:br/>
      </w:r>
    </w:p>
    <w:p w14:paraId="6EF59A6E" w14:textId="77777777" w:rsidR="00F30CA8" w:rsidRPr="00D20FF2" w:rsidRDefault="00F30CA8" w:rsidP="00D20FF2">
      <w:pPr>
        <w:spacing w:after="100"/>
        <w:rPr>
          <w:rFonts w:ascii="Consolas" w:hAnsi="Consolas" w:cs="Consolas"/>
        </w:rPr>
      </w:pPr>
      <w:proofErr w:type="spellStart"/>
      <w:r w:rsidRPr="00D20FF2">
        <w:rPr>
          <w:rFonts w:ascii="Consolas" w:hAnsi="Consolas" w:cs="Consolas"/>
        </w:rPr>
        <w:t>ProtocolSendBufferFullException</w:t>
      </w:r>
      <w:proofErr w:type="spellEnd"/>
      <w:r w:rsidRPr="00D20FF2">
        <w:rPr>
          <w:rFonts w:ascii="Consolas" w:hAnsi="Consolas" w:cs="Consolas"/>
        </w:rPr>
        <w:t>:</w:t>
      </w:r>
    </w:p>
    <w:p w14:paraId="5F3264DF" w14:textId="642DA9CB" w:rsidR="00F30CA8" w:rsidRDefault="00F30CA8" w:rsidP="00F30CA8">
      <w:pPr>
        <w:pStyle w:val="ListParagraph"/>
        <w:numPr>
          <w:ilvl w:val="0"/>
          <w:numId w:val="60"/>
        </w:numPr>
      </w:pPr>
      <w:r>
        <w:t xml:space="preserve">Thrown when buffer capacity is reached. See </w:t>
      </w:r>
      <w:proofErr w:type="spellStart"/>
      <w:r>
        <w:t>protocolMaxSendBufferSize</w:t>
      </w:r>
      <w:proofErr w:type="spellEnd"/>
      <w:r>
        <w:t xml:space="preserve"> config </w:t>
      </w:r>
      <w:r w:rsidR="004F69A0">
        <w:t xml:space="preserve">(Configuration </w:t>
      </w:r>
      <w:r>
        <w:t>section</w:t>
      </w:r>
      <w:r w:rsidR="004F69A0">
        <w:t>)</w:t>
      </w:r>
      <w:r>
        <w:t>.</w:t>
      </w:r>
      <w:r w:rsidR="00D20FF2">
        <w:br/>
      </w:r>
    </w:p>
    <w:p w14:paraId="2B54A30B" w14:textId="77777777" w:rsidR="00F30CA8" w:rsidRPr="00D20FF2" w:rsidRDefault="00F30CA8" w:rsidP="00D20FF2">
      <w:pPr>
        <w:spacing w:after="100"/>
        <w:rPr>
          <w:rFonts w:ascii="Consolas" w:hAnsi="Consolas" w:cs="Consolas"/>
        </w:rPr>
      </w:pPr>
      <w:proofErr w:type="spellStart"/>
      <w:r w:rsidRPr="00D20FF2">
        <w:rPr>
          <w:rFonts w:ascii="Consolas" w:hAnsi="Consolas" w:cs="Consolas"/>
        </w:rPr>
        <w:t>ProtocolSendFailedException</w:t>
      </w:r>
      <w:proofErr w:type="spellEnd"/>
      <w:r w:rsidRPr="00D20FF2">
        <w:rPr>
          <w:rFonts w:ascii="Consolas" w:hAnsi="Consolas" w:cs="Consolas"/>
        </w:rPr>
        <w:t>:</w:t>
      </w:r>
    </w:p>
    <w:p w14:paraId="68FFA347" w14:textId="46D7C8C8" w:rsidR="00F30CA8" w:rsidRDefault="00F30CA8" w:rsidP="00F30CA8">
      <w:pPr>
        <w:pStyle w:val="ListParagraph"/>
        <w:numPr>
          <w:ilvl w:val="0"/>
          <w:numId w:val="60"/>
        </w:numPr>
      </w:pPr>
      <w:r>
        <w:t>Thrown when the SDK could not send the message to the server (misconfiguration or network issues).</w:t>
      </w:r>
      <w:r w:rsidR="00D20FF2">
        <w:br/>
      </w:r>
    </w:p>
    <w:p w14:paraId="3227C32B" w14:textId="77777777" w:rsidR="00F30CA8" w:rsidRPr="00D20FF2" w:rsidRDefault="00F30CA8" w:rsidP="00D20FF2">
      <w:pPr>
        <w:spacing w:after="100"/>
        <w:rPr>
          <w:rFonts w:ascii="Consolas" w:hAnsi="Consolas" w:cs="Consolas"/>
        </w:rPr>
      </w:pPr>
      <w:proofErr w:type="spellStart"/>
      <w:r w:rsidRPr="00D20FF2">
        <w:rPr>
          <w:rFonts w:ascii="Consolas" w:hAnsi="Consolas" w:cs="Consolas"/>
        </w:rPr>
        <w:lastRenderedPageBreak/>
        <w:t>ProtocolTimeoutException</w:t>
      </w:r>
      <w:proofErr w:type="spellEnd"/>
      <w:r w:rsidRPr="00D20FF2">
        <w:rPr>
          <w:rFonts w:ascii="Consolas" w:hAnsi="Consolas" w:cs="Consolas"/>
        </w:rPr>
        <w:t>:</w:t>
      </w:r>
    </w:p>
    <w:p w14:paraId="3A77236F" w14:textId="5F3E7A0B" w:rsidR="00F30CA8" w:rsidRDefault="00F30CA8" w:rsidP="00F30CA8">
      <w:pPr>
        <w:pStyle w:val="ListParagraph"/>
        <w:numPr>
          <w:ilvl w:val="0"/>
          <w:numId w:val="60"/>
        </w:numPr>
      </w:pPr>
      <w:r>
        <w:t xml:space="preserve">Thrown </w:t>
      </w:r>
      <w:r w:rsidR="004F69A0">
        <w:t>if no</w:t>
      </w:r>
      <w:r>
        <w:t xml:space="preserve"> response </w:t>
      </w:r>
      <w:r w:rsidR="004F69A0">
        <w:t>is</w:t>
      </w:r>
      <w:r>
        <w:t xml:space="preserve"> received in a configured time (</w:t>
      </w:r>
      <w:proofErr w:type="spellStart"/>
      <w:r>
        <w:t>protocolReceiveResponseTimeout</w:t>
      </w:r>
      <w:proofErr w:type="spellEnd"/>
      <w:r>
        <w:t xml:space="preserve"> config</w:t>
      </w:r>
      <w:r w:rsidR="004F69A0">
        <w:t xml:space="preserve"> in the Configuration section</w:t>
      </w:r>
      <w:r>
        <w:t>).</w:t>
      </w:r>
      <w:r w:rsidR="00D20FF2">
        <w:br/>
      </w:r>
    </w:p>
    <w:p w14:paraId="079738DD" w14:textId="77777777" w:rsidR="00F30CA8" w:rsidRPr="00D20FF2" w:rsidRDefault="00F30CA8" w:rsidP="00D20FF2">
      <w:pPr>
        <w:spacing w:after="100"/>
        <w:rPr>
          <w:rFonts w:ascii="Consolas" w:hAnsi="Consolas" w:cs="Consolas"/>
        </w:rPr>
      </w:pPr>
      <w:proofErr w:type="spellStart"/>
      <w:r w:rsidRPr="00D20FF2">
        <w:rPr>
          <w:rFonts w:ascii="Consolas" w:hAnsi="Consolas" w:cs="Consolas"/>
        </w:rPr>
        <w:t>SdkNotConnectedException</w:t>
      </w:r>
      <w:proofErr w:type="spellEnd"/>
      <w:r w:rsidRPr="00D20FF2">
        <w:rPr>
          <w:rFonts w:ascii="Consolas" w:hAnsi="Consolas" w:cs="Consolas"/>
        </w:rPr>
        <w:t>:</w:t>
      </w:r>
    </w:p>
    <w:p w14:paraId="4F6D1A1A" w14:textId="7ADCEC95" w:rsidR="00F30CA8" w:rsidRDefault="004F69A0" w:rsidP="004F69A0">
      <w:pPr>
        <w:pStyle w:val="ListParagraph"/>
        <w:numPr>
          <w:ilvl w:val="0"/>
          <w:numId w:val="60"/>
        </w:numPr>
      </w:pPr>
      <w:r>
        <w:t>T</w:t>
      </w:r>
      <w:r w:rsidR="00F30CA8">
        <w:t>hrown i</w:t>
      </w:r>
      <w:r>
        <w:t>f</w:t>
      </w:r>
      <w:r w:rsidR="00F30CA8">
        <w:t xml:space="preserve"> SDK is not connected or is closed.</w:t>
      </w:r>
      <w:r w:rsidR="00D20FF2">
        <w:br/>
      </w:r>
    </w:p>
    <w:p w14:paraId="278F2A8B" w14:textId="77777777" w:rsidR="00F30CA8" w:rsidRPr="00D20FF2" w:rsidRDefault="00F30CA8" w:rsidP="00D20FF2">
      <w:pPr>
        <w:spacing w:after="100"/>
        <w:rPr>
          <w:rFonts w:ascii="Consolas" w:hAnsi="Consolas" w:cs="Consolas"/>
        </w:rPr>
      </w:pPr>
      <w:proofErr w:type="spellStart"/>
      <w:r w:rsidRPr="00D20FF2">
        <w:rPr>
          <w:rFonts w:ascii="Consolas" w:hAnsi="Consolas" w:cs="Consolas"/>
        </w:rPr>
        <w:t>ServerErrorResponseException</w:t>
      </w:r>
      <w:proofErr w:type="spellEnd"/>
      <w:r w:rsidRPr="00D20FF2">
        <w:rPr>
          <w:rFonts w:ascii="Consolas" w:hAnsi="Consolas" w:cs="Consolas"/>
        </w:rPr>
        <w:t>:</w:t>
      </w:r>
    </w:p>
    <w:p w14:paraId="4ABC9792" w14:textId="31E22F86" w:rsidR="00D20FF2" w:rsidRPr="00D20FF2" w:rsidRDefault="004F69A0" w:rsidP="00D20FF2">
      <w:pPr>
        <w:pStyle w:val="ListParagraph"/>
        <w:numPr>
          <w:ilvl w:val="0"/>
          <w:numId w:val="60"/>
        </w:numPr>
        <w:spacing w:after="100"/>
        <w:rPr>
          <w:rFonts w:ascii="Consolas" w:hAnsi="Consolas" w:cs="Consolas"/>
        </w:rPr>
      </w:pPr>
      <w:r>
        <w:t>T</w:t>
      </w:r>
      <w:r w:rsidR="00F30CA8">
        <w:t xml:space="preserve">hrown </w:t>
      </w:r>
      <w:r>
        <w:t>if the</w:t>
      </w:r>
      <w:r w:rsidR="00F30CA8">
        <w:t xml:space="preserve"> server returns </w:t>
      </w:r>
      <w:r>
        <w:t xml:space="preserve">an </w:t>
      </w:r>
      <w:r w:rsidR="00F30CA8">
        <w:t>error response.</w:t>
      </w:r>
      <w:r w:rsidR="00D20FF2">
        <w:br/>
      </w:r>
    </w:p>
    <w:p w14:paraId="0A5AEA09" w14:textId="6937E4BE" w:rsidR="00F30CA8" w:rsidRPr="004F69A0" w:rsidRDefault="00F30CA8" w:rsidP="00D20FF2">
      <w:pPr>
        <w:spacing w:after="100"/>
        <w:rPr>
          <w:rFonts w:ascii="Menlo" w:hAnsi="Menlo" w:cs="Courier"/>
          <w:color w:val="000000"/>
        </w:rPr>
      </w:pPr>
      <w:proofErr w:type="spellStart"/>
      <w:r w:rsidRPr="00D20FF2">
        <w:rPr>
          <w:rFonts w:ascii="Consolas" w:hAnsi="Consolas" w:cs="Consolas"/>
        </w:rPr>
        <w:t>WebSocketConnectionException</w:t>
      </w:r>
      <w:proofErr w:type="spellEnd"/>
      <w:r w:rsidRPr="00D20FF2">
        <w:rPr>
          <w:rFonts w:ascii="Consolas" w:hAnsi="Consolas" w:cs="Consolas"/>
        </w:rPr>
        <w:t>:</w:t>
      </w:r>
    </w:p>
    <w:p w14:paraId="650FF6E2" w14:textId="0BAA40DC" w:rsidR="00F30CA8" w:rsidRPr="00F30CA8" w:rsidRDefault="004F69A0" w:rsidP="004F69A0">
      <w:pPr>
        <w:pStyle w:val="ListParagraph"/>
        <w:numPr>
          <w:ilvl w:val="0"/>
          <w:numId w:val="60"/>
        </w:numPr>
        <w:rPr>
          <w:lang w:val="en-GB"/>
        </w:rPr>
      </w:pPr>
      <w:r>
        <w:t>T</w:t>
      </w:r>
      <w:r w:rsidR="00F30CA8">
        <w:t xml:space="preserve">hrown </w:t>
      </w:r>
      <w:r>
        <w:t>if</w:t>
      </w:r>
      <w:r w:rsidR="00F30CA8">
        <w:t xml:space="preserve"> </w:t>
      </w:r>
      <w:r>
        <w:t xml:space="preserve">a </w:t>
      </w:r>
      <w:r w:rsidR="00F30CA8">
        <w:t>WebSocket connection could not be established (misconfiguration or network issues).</w:t>
      </w:r>
    </w:p>
    <w:p w14:paraId="25CEADE4" w14:textId="6F5683EC" w:rsidR="00340319" w:rsidRDefault="00932FA6" w:rsidP="00AF084A">
      <w:pPr>
        <w:pStyle w:val="Heading2"/>
      </w:pPr>
      <w:bookmarkStart w:id="145" w:name="_Toc158972307"/>
      <w:r>
        <w:t>Closing the SDK</w:t>
      </w:r>
      <w:bookmarkEnd w:id="145"/>
    </w:p>
    <w:p w14:paraId="16B340A7" w14:textId="61FAF60E" w:rsidR="00B3217F" w:rsidRPr="008F1594" w:rsidRDefault="00B3217F" w:rsidP="00A53434">
      <w:r w:rsidRPr="008F1594">
        <w:t xml:space="preserve">Once the </w:t>
      </w:r>
      <w:r w:rsidR="00932FA6" w:rsidRPr="008F1594">
        <w:t>SDK</w:t>
      </w:r>
      <w:r w:rsidRPr="008F1594">
        <w:t xml:space="preserve"> instance is no longer needed, it must be t</w:t>
      </w:r>
      <w:r w:rsidR="00932FA6" w:rsidRPr="008F1594">
        <w:t xml:space="preserve">orn </w:t>
      </w:r>
      <w:r w:rsidRPr="008F1594">
        <w:t xml:space="preserve">down </w:t>
      </w:r>
      <w:r w:rsidR="002B4698" w:rsidRPr="008F1594">
        <w:t>to</w:t>
      </w:r>
      <w:r w:rsidRPr="008F1594">
        <w:t xml:space="preserve"> release the resources it hol</w:t>
      </w:r>
      <w:r w:rsidR="00230994">
        <w:t>ds</w:t>
      </w:r>
      <w:r w:rsidR="00581CEA" w:rsidRPr="008F1594">
        <w:t>.</w:t>
      </w:r>
    </w:p>
    <w:p w14:paraId="5C511D63" w14:textId="3D6ED5F9" w:rsidR="00F1545F" w:rsidRPr="00730DAB" w:rsidRDefault="002066BF" w:rsidP="00932FA6">
      <w:pPr>
        <w:spacing w:after="100"/>
        <w:rPr>
          <w:rFonts w:ascii="Consolas" w:hAnsi="Consolas" w:cs="Consolas"/>
          <w:rPrChange w:id="146" w:author="Dejan Pavšek" w:date="2024-02-16T12:36:00Z">
            <w:rPr>
              <w:rFonts w:ascii="Menlo" w:hAnsi="Menlo" w:cs="Courier"/>
              <w:color w:val="000000"/>
              <w:lang w:val="en-US"/>
            </w:rPr>
          </w:rPrChange>
        </w:rPr>
      </w:pPr>
      <w:proofErr w:type="spellStart"/>
      <w:r w:rsidRPr="00730DAB">
        <w:rPr>
          <w:rFonts w:ascii="Consolas" w:hAnsi="Consolas" w:cs="Consolas"/>
          <w:rPrChange w:id="147" w:author="Dejan Pavšek" w:date="2024-02-16T12:36:00Z">
            <w:rPr>
              <w:rFonts w:ascii="Menlo" w:hAnsi="Menlo" w:cs="Courier"/>
              <w:color w:val="000000"/>
              <w:lang w:val="en-US"/>
            </w:rPr>
          </w:rPrChange>
        </w:rPr>
        <w:t>m</w:t>
      </w:r>
      <w:r w:rsidR="00B3217F" w:rsidRPr="00730DAB">
        <w:rPr>
          <w:rFonts w:ascii="Consolas" w:hAnsi="Consolas" w:cs="Consolas"/>
          <w:rPrChange w:id="148" w:author="Dejan Pavšek" w:date="2024-02-16T12:36:00Z">
            <w:rPr>
              <w:rFonts w:ascii="Menlo" w:hAnsi="Menlo" w:cs="Courier"/>
              <w:color w:val="000000"/>
              <w:lang w:val="en-US"/>
            </w:rPr>
          </w:rPrChange>
        </w:rPr>
        <w:t>bsSdk.</w:t>
      </w:r>
      <w:ins w:id="149" w:author="Dejan Pavšek" w:date="2024-02-16T12:36:00Z">
        <w:r w:rsidR="00730DAB" w:rsidRPr="00730DAB">
          <w:rPr>
            <w:rFonts w:ascii="Consolas" w:hAnsi="Consolas" w:cs="Consolas"/>
            <w:rPrChange w:id="150" w:author="Dejan Pavšek" w:date="2024-02-16T12:36:00Z">
              <w:rPr>
                <w:rFonts w:ascii="Menlo" w:hAnsi="Menlo" w:cs="Courier"/>
                <w:color w:val="000000"/>
                <w:lang w:val="en-US"/>
              </w:rPr>
            </w:rPrChange>
          </w:rPr>
          <w:t>Dispose</w:t>
        </w:r>
      </w:ins>
      <w:proofErr w:type="spellEnd"/>
      <w:del w:id="151" w:author="Dejan Pavšek" w:date="2024-02-16T12:36:00Z">
        <w:r w:rsidR="00B3217F" w:rsidRPr="00730DAB" w:rsidDel="00730DAB">
          <w:rPr>
            <w:rFonts w:ascii="Consolas" w:hAnsi="Consolas" w:cs="Consolas"/>
            <w:rPrChange w:id="152" w:author="Dejan Pavšek" w:date="2024-02-16T12:36:00Z">
              <w:rPr>
                <w:rFonts w:ascii="Menlo" w:hAnsi="Menlo" w:cs="Courier"/>
                <w:color w:val="000000"/>
                <w:lang w:val="en-US"/>
              </w:rPr>
            </w:rPrChange>
          </w:rPr>
          <w:delText>close</w:delText>
        </w:r>
      </w:del>
      <w:r w:rsidR="00B3217F" w:rsidRPr="00730DAB">
        <w:rPr>
          <w:rFonts w:ascii="Consolas" w:hAnsi="Consolas" w:cs="Consolas"/>
          <w:rPrChange w:id="153" w:author="Dejan Pavšek" w:date="2024-02-16T12:36:00Z">
            <w:rPr>
              <w:rFonts w:ascii="Menlo" w:hAnsi="Menlo" w:cs="Courier"/>
              <w:color w:val="000000"/>
              <w:lang w:val="en-US"/>
            </w:rPr>
          </w:rPrChange>
        </w:rPr>
        <w:t>(</w:t>
      </w:r>
      <w:proofErr w:type="gramStart"/>
      <w:r w:rsidR="00B3217F" w:rsidRPr="00730DAB">
        <w:rPr>
          <w:rFonts w:ascii="Consolas" w:hAnsi="Consolas" w:cs="Consolas"/>
          <w:rPrChange w:id="154" w:author="Dejan Pavšek" w:date="2024-02-16T12:36:00Z">
            <w:rPr>
              <w:rFonts w:ascii="Menlo" w:hAnsi="Menlo" w:cs="Courier"/>
              <w:color w:val="000000"/>
              <w:lang w:val="en-US"/>
            </w:rPr>
          </w:rPrChange>
        </w:rPr>
        <w:t>);</w:t>
      </w:r>
      <w:proofErr w:type="gramEnd"/>
    </w:p>
    <w:p w14:paraId="01FDADE3" w14:textId="77777777" w:rsidR="008F1594" w:rsidRDefault="008F1594" w:rsidP="00973B18">
      <w:pPr>
        <w:spacing w:after="100"/>
        <w:rPr>
          <w:sz w:val="24"/>
          <w:szCs w:val="24"/>
        </w:rPr>
      </w:pPr>
    </w:p>
    <w:p w14:paraId="58920432" w14:textId="77777777" w:rsidR="008F1594" w:rsidRDefault="008F1594" w:rsidP="00973B18">
      <w:pPr>
        <w:spacing w:after="100"/>
        <w:rPr>
          <w:sz w:val="24"/>
          <w:szCs w:val="24"/>
        </w:rPr>
      </w:pPr>
    </w:p>
    <w:p w14:paraId="1F713F38" w14:textId="699BF51E" w:rsidR="00B4136F" w:rsidRPr="00EF36E5" w:rsidRDefault="00B4136F">
      <w:r>
        <w:t>END OF DOCUMENT</w:t>
      </w:r>
    </w:p>
    <w:sectPr w:rsidR="00B4136F" w:rsidRPr="00EF36E5" w:rsidSect="00C74FD3">
      <w:type w:val="continuous"/>
      <w:pgSz w:w="11906" w:h="16838" w:code="9"/>
      <w:pgMar w:top="1418" w:right="1134" w:bottom="1134" w:left="1418" w:header="1701" w:footer="141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BAC0D0" w14:textId="77777777" w:rsidR="00C74FD3" w:rsidRDefault="00C74FD3" w:rsidP="002603CA">
      <w:r>
        <w:separator/>
      </w:r>
    </w:p>
  </w:endnote>
  <w:endnote w:type="continuationSeparator" w:id="0">
    <w:p w14:paraId="62002E39" w14:textId="77777777" w:rsidR="00C74FD3" w:rsidRDefault="00C74FD3" w:rsidP="002603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imes New Roman (Headings CS)">
    <w:altName w:val="Times New Roman"/>
    <w:panose1 w:val="020B0604020202020204"/>
    <w:charset w:val="00"/>
    <w:family w:val="roman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urier">
    <w:panose1 w:val="00000000000000000000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06BA2" w14:textId="77777777" w:rsidR="00A455D8" w:rsidRDefault="00A455D8" w:rsidP="00CA4A8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425A19ED" w14:textId="4C9178BC" w:rsidR="00A455D8" w:rsidRDefault="00A455D8" w:rsidP="002B72F5">
    <w:pPr>
      <w:pStyle w:val="Footer"/>
      <w:ind w:right="1304" w:firstLine="4536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  <w:r>
      <w:t>www.sportradar.com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4947" w:tblpY="15279"/>
      <w:tblOverlap w:val="never"/>
      <w:tblW w:w="702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757"/>
      <w:gridCol w:w="1757"/>
      <w:gridCol w:w="1757"/>
      <w:gridCol w:w="1757"/>
    </w:tblGrid>
    <w:tr w:rsidR="00A455D8" w:rsidRPr="00A2223B" w14:paraId="3D473BFF" w14:textId="77777777" w:rsidTr="00A2223B">
      <w:trPr>
        <w:trHeight w:val="304"/>
      </w:trPr>
      <w:tc>
        <w:tcPr>
          <w:tcW w:w="1757" w:type="dxa"/>
          <w:vAlign w:val="center"/>
        </w:tcPr>
        <w:p w14:paraId="090F0936" w14:textId="77777777" w:rsidR="00A455D8" w:rsidRPr="00A2223B" w:rsidRDefault="00A455D8" w:rsidP="00A2223B">
          <w:pPr>
            <w:pStyle w:val="Footer"/>
            <w:rPr>
              <w:lang w:val="en-US"/>
            </w:rPr>
          </w:pPr>
        </w:p>
      </w:tc>
      <w:tc>
        <w:tcPr>
          <w:tcW w:w="1757" w:type="dxa"/>
          <w:vAlign w:val="center"/>
        </w:tcPr>
        <w:p w14:paraId="20E121C7" w14:textId="77777777" w:rsidR="00A455D8" w:rsidRPr="00A2223B" w:rsidRDefault="00A455D8" w:rsidP="00A2223B">
          <w:pPr>
            <w:pStyle w:val="Footer"/>
            <w:rPr>
              <w:lang w:val="en-US"/>
            </w:rPr>
          </w:pPr>
        </w:p>
      </w:tc>
      <w:tc>
        <w:tcPr>
          <w:tcW w:w="1757" w:type="dxa"/>
          <w:vAlign w:val="center"/>
        </w:tcPr>
        <w:p w14:paraId="77D99BDE" w14:textId="77777777" w:rsidR="00A455D8" w:rsidRPr="00A2223B" w:rsidRDefault="00A455D8" w:rsidP="00A2223B">
          <w:pPr>
            <w:pStyle w:val="Footer"/>
            <w:rPr>
              <w:lang w:val="en-US"/>
            </w:rPr>
          </w:pPr>
        </w:p>
      </w:tc>
      <w:tc>
        <w:tcPr>
          <w:tcW w:w="1757" w:type="dxa"/>
          <w:vAlign w:val="center"/>
        </w:tcPr>
        <w:p w14:paraId="723D85E9" w14:textId="77777777" w:rsidR="00A455D8" w:rsidRPr="00A2223B" w:rsidRDefault="00A455D8" w:rsidP="00A2223B">
          <w:pPr>
            <w:pStyle w:val="Footer"/>
            <w:rPr>
              <w:lang w:val="en-US"/>
            </w:rPr>
          </w:pPr>
        </w:p>
      </w:tc>
    </w:tr>
    <w:tr w:rsidR="00A455D8" w:rsidRPr="00A2223B" w14:paraId="462D1615" w14:textId="77777777" w:rsidTr="00A2223B">
      <w:trPr>
        <w:trHeight w:val="304"/>
      </w:trPr>
      <w:tc>
        <w:tcPr>
          <w:tcW w:w="1757" w:type="dxa"/>
          <w:vAlign w:val="center"/>
        </w:tcPr>
        <w:p w14:paraId="70D58551" w14:textId="77777777" w:rsidR="00A455D8" w:rsidRPr="00A2223B" w:rsidRDefault="00A455D8" w:rsidP="00A2223B">
          <w:pPr>
            <w:pStyle w:val="Footer"/>
            <w:rPr>
              <w:lang w:val="en-US"/>
            </w:rPr>
          </w:pPr>
        </w:p>
      </w:tc>
      <w:tc>
        <w:tcPr>
          <w:tcW w:w="1757" w:type="dxa"/>
          <w:vAlign w:val="center"/>
        </w:tcPr>
        <w:p w14:paraId="4A6872E8" w14:textId="77777777" w:rsidR="00A455D8" w:rsidRPr="00A2223B" w:rsidRDefault="00A455D8" w:rsidP="00A2223B">
          <w:pPr>
            <w:pStyle w:val="Footer"/>
            <w:rPr>
              <w:lang w:val="en-US"/>
            </w:rPr>
          </w:pPr>
        </w:p>
      </w:tc>
      <w:tc>
        <w:tcPr>
          <w:tcW w:w="1757" w:type="dxa"/>
          <w:vAlign w:val="center"/>
        </w:tcPr>
        <w:p w14:paraId="240CF923" w14:textId="77777777" w:rsidR="00A455D8" w:rsidRPr="00A2223B" w:rsidRDefault="00A455D8" w:rsidP="00A2223B">
          <w:pPr>
            <w:pStyle w:val="Footer"/>
            <w:rPr>
              <w:lang w:val="en-US"/>
            </w:rPr>
          </w:pPr>
        </w:p>
      </w:tc>
      <w:tc>
        <w:tcPr>
          <w:tcW w:w="1757" w:type="dxa"/>
          <w:vAlign w:val="center"/>
        </w:tcPr>
        <w:p w14:paraId="20BE78CD" w14:textId="77777777" w:rsidR="00A455D8" w:rsidRPr="00A2223B" w:rsidRDefault="00A455D8" w:rsidP="00A2223B">
          <w:pPr>
            <w:pStyle w:val="Footer"/>
            <w:rPr>
              <w:lang w:val="en-US"/>
            </w:rPr>
          </w:pPr>
        </w:p>
      </w:tc>
    </w:tr>
    <w:tr w:rsidR="00A455D8" w:rsidRPr="00A2223B" w14:paraId="36C45054" w14:textId="77777777" w:rsidTr="00A2223B">
      <w:trPr>
        <w:trHeight w:val="304"/>
      </w:trPr>
      <w:tc>
        <w:tcPr>
          <w:tcW w:w="1757" w:type="dxa"/>
          <w:vAlign w:val="center"/>
        </w:tcPr>
        <w:p w14:paraId="4AB4F3A7" w14:textId="77777777" w:rsidR="00A455D8" w:rsidRPr="00A2223B" w:rsidRDefault="00A455D8" w:rsidP="00A2223B">
          <w:pPr>
            <w:pStyle w:val="Footer"/>
            <w:rPr>
              <w:lang w:val="en-US"/>
            </w:rPr>
          </w:pPr>
        </w:p>
      </w:tc>
      <w:tc>
        <w:tcPr>
          <w:tcW w:w="1757" w:type="dxa"/>
          <w:vAlign w:val="center"/>
        </w:tcPr>
        <w:p w14:paraId="1AF42736" w14:textId="77777777" w:rsidR="00A455D8" w:rsidRPr="00A2223B" w:rsidRDefault="00A455D8" w:rsidP="00A2223B">
          <w:pPr>
            <w:pStyle w:val="Footer"/>
            <w:rPr>
              <w:lang w:val="en-US"/>
            </w:rPr>
          </w:pPr>
        </w:p>
      </w:tc>
      <w:tc>
        <w:tcPr>
          <w:tcW w:w="1757" w:type="dxa"/>
          <w:vAlign w:val="center"/>
        </w:tcPr>
        <w:p w14:paraId="2390F86B" w14:textId="77777777" w:rsidR="00A455D8" w:rsidRPr="00A2223B" w:rsidRDefault="00A455D8" w:rsidP="00A2223B">
          <w:pPr>
            <w:pStyle w:val="Footer"/>
            <w:rPr>
              <w:lang w:val="en-US"/>
            </w:rPr>
          </w:pPr>
        </w:p>
      </w:tc>
      <w:tc>
        <w:tcPr>
          <w:tcW w:w="1757" w:type="dxa"/>
          <w:vAlign w:val="center"/>
        </w:tcPr>
        <w:p w14:paraId="0B96E463" w14:textId="77777777" w:rsidR="00A455D8" w:rsidRPr="00A2223B" w:rsidRDefault="00A455D8" w:rsidP="00A2223B">
          <w:pPr>
            <w:pStyle w:val="Footer"/>
            <w:rPr>
              <w:lang w:val="en-US"/>
            </w:rPr>
          </w:pPr>
        </w:p>
      </w:tc>
    </w:tr>
    <w:tr w:rsidR="00A455D8" w:rsidRPr="00A2223B" w14:paraId="7BABB5FD" w14:textId="77777777" w:rsidTr="00A2223B">
      <w:trPr>
        <w:trHeight w:val="142"/>
      </w:trPr>
      <w:tc>
        <w:tcPr>
          <w:tcW w:w="1757" w:type="dxa"/>
          <w:vAlign w:val="center"/>
        </w:tcPr>
        <w:p w14:paraId="244A805B" w14:textId="77777777" w:rsidR="00A455D8" w:rsidRPr="00A2223B" w:rsidRDefault="00A455D8" w:rsidP="00A2223B">
          <w:pPr>
            <w:pStyle w:val="Footer"/>
            <w:jc w:val="right"/>
            <w:rPr>
              <w:lang w:val="en-US"/>
            </w:rPr>
          </w:pPr>
        </w:p>
      </w:tc>
      <w:tc>
        <w:tcPr>
          <w:tcW w:w="1757" w:type="dxa"/>
          <w:vAlign w:val="center"/>
        </w:tcPr>
        <w:p w14:paraId="592AF4BB" w14:textId="77777777" w:rsidR="00A455D8" w:rsidRPr="00A2223B" w:rsidRDefault="00A455D8" w:rsidP="00A2223B">
          <w:pPr>
            <w:pStyle w:val="Footer"/>
            <w:jc w:val="right"/>
            <w:rPr>
              <w:lang w:val="en-US"/>
            </w:rPr>
          </w:pPr>
          <w:r w:rsidRPr="00A2223B">
            <w:rPr>
              <w:lang w:val="en-US"/>
            </w:rPr>
            <w:t>www.sportradar.com</w:t>
          </w:r>
        </w:p>
      </w:tc>
      <w:tc>
        <w:tcPr>
          <w:tcW w:w="1757" w:type="dxa"/>
          <w:vAlign w:val="center"/>
        </w:tcPr>
        <w:p w14:paraId="5FFB8352" w14:textId="77777777" w:rsidR="00A455D8" w:rsidRPr="00A2223B" w:rsidRDefault="00A455D8" w:rsidP="00A2223B">
          <w:pPr>
            <w:pStyle w:val="Footer"/>
            <w:rPr>
              <w:lang w:val="en-US"/>
            </w:rPr>
          </w:pPr>
        </w:p>
      </w:tc>
      <w:tc>
        <w:tcPr>
          <w:tcW w:w="1757" w:type="dxa"/>
          <w:vAlign w:val="center"/>
        </w:tcPr>
        <w:p w14:paraId="4EE9D560" w14:textId="1F11302B" w:rsidR="00A455D8" w:rsidRPr="00A2223B" w:rsidRDefault="00A455D8" w:rsidP="00A2223B">
          <w:pPr>
            <w:pStyle w:val="Footer"/>
            <w:rPr>
              <w:lang w:val="en-US"/>
            </w:rPr>
          </w:pPr>
          <w:r w:rsidRPr="00A2223B">
            <w:rPr>
              <w:lang w:val="en-US"/>
            </w:rPr>
            <w:t xml:space="preserve">Page | </w:t>
          </w:r>
          <w:r w:rsidRPr="00A2223B">
            <w:rPr>
              <w:lang w:val="en-US"/>
            </w:rPr>
            <w:fldChar w:fldCharType="begin"/>
          </w:r>
          <w:r w:rsidRPr="00A2223B">
            <w:rPr>
              <w:lang w:val="en-US"/>
            </w:rPr>
            <w:instrText xml:space="preserve"> PAGE   \* MERGEFORMAT </w:instrText>
          </w:r>
          <w:r w:rsidRPr="00A2223B">
            <w:rPr>
              <w:lang w:val="en-US"/>
            </w:rPr>
            <w:fldChar w:fldCharType="separate"/>
          </w:r>
          <w:r w:rsidR="005232EE">
            <w:rPr>
              <w:noProof/>
              <w:lang w:val="en-US"/>
            </w:rPr>
            <w:t>3</w:t>
          </w:r>
          <w:r w:rsidRPr="00A2223B">
            <w:fldChar w:fldCharType="end"/>
          </w:r>
        </w:p>
      </w:tc>
    </w:tr>
  </w:tbl>
  <w:p w14:paraId="156AC75B" w14:textId="6781B8FB" w:rsidR="00A455D8" w:rsidRDefault="00A455D8" w:rsidP="002B72F5">
    <w:pPr>
      <w:pStyle w:val="Footer"/>
    </w:pPr>
    <w:r>
      <w:rPr>
        <w:noProof/>
        <w:sz w:val="14"/>
        <w:szCs w:val="14"/>
        <w:lang w:val="en-US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C3AC2" w14:textId="593BEB45" w:rsidR="00A455D8" w:rsidRDefault="00A455D8" w:rsidP="002603CA">
    <w:pPr>
      <w:pStyle w:val="Footer"/>
    </w:pPr>
  </w:p>
  <w:p w14:paraId="3F071E76" w14:textId="44F1AB80" w:rsidR="00A455D8" w:rsidRDefault="00A455D8" w:rsidP="002603CA">
    <w:pPr>
      <w:pStyle w:val="Footer"/>
    </w:pPr>
  </w:p>
  <w:p w14:paraId="0F28639F" w14:textId="064D2BD7" w:rsidR="00A455D8" w:rsidRDefault="00275C40" w:rsidP="002603CA">
    <w:pPr>
      <w:pStyle w:val="Footer"/>
    </w:pPr>
    <w:r>
      <w:rPr>
        <w:noProof/>
        <w:lang w:val="en-US"/>
      </w:rPr>
      <w:drawing>
        <wp:anchor distT="0" distB="0" distL="114300" distR="114300" simplePos="0" relativeHeight="251688448" behindDoc="0" locked="0" layoutInCell="1" allowOverlap="1" wp14:anchorId="19F5F62C" wp14:editId="01B66536">
          <wp:simplePos x="0" y="0"/>
          <wp:positionH relativeFrom="column">
            <wp:posOffset>3500755</wp:posOffset>
          </wp:positionH>
          <wp:positionV relativeFrom="paragraph">
            <wp:posOffset>158750</wp:posOffset>
          </wp:positionV>
          <wp:extent cx="2251710" cy="436880"/>
          <wp:effectExtent l="0" t="0" r="0" b="0"/>
          <wp:wrapThrough wrapText="bothSides">
            <wp:wrapPolygon edited="0">
              <wp:start x="16408" y="0"/>
              <wp:lineTo x="0" y="1703"/>
              <wp:lineTo x="0" y="21004"/>
              <wp:lineTo x="21473" y="21004"/>
              <wp:lineTo x="21473" y="20436"/>
              <wp:lineTo x="21363" y="18166"/>
              <wp:lineTo x="20703" y="9083"/>
              <wp:lineTo x="21473" y="7380"/>
              <wp:lineTo x="21473" y="2271"/>
              <wp:lineTo x="17399" y="0"/>
              <wp:lineTo x="16408" y="0"/>
            </wp:wrapPolygon>
          </wp:wrapThrough>
          <wp:docPr id="901536636" name="Graphic 9015366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251710" cy="4368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803426" w14:textId="77777777" w:rsidR="00C74FD3" w:rsidRDefault="00C74FD3" w:rsidP="002603CA">
      <w:r>
        <w:separator/>
      </w:r>
    </w:p>
  </w:footnote>
  <w:footnote w:type="continuationSeparator" w:id="0">
    <w:p w14:paraId="5E827F42" w14:textId="77777777" w:rsidR="00C74FD3" w:rsidRDefault="00C74FD3" w:rsidP="002603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A2699" w14:textId="62A6C7BB" w:rsidR="00A455D8" w:rsidRDefault="00A455D8" w:rsidP="002603CA">
    <w:pPr>
      <w:pStyle w:val="Header"/>
    </w:pPr>
    <w:r>
      <w:rPr>
        <w:lang w:val="en-US" w:eastAsia="en-US"/>
      </w:rPr>
      <w:drawing>
        <wp:anchor distT="0" distB="0" distL="114300" distR="114300" simplePos="0" relativeHeight="251676160" behindDoc="0" locked="0" layoutInCell="1" allowOverlap="1" wp14:anchorId="0B856F21" wp14:editId="6215324A">
          <wp:simplePos x="0" y="0"/>
          <wp:positionH relativeFrom="column">
            <wp:posOffset>3445510</wp:posOffset>
          </wp:positionH>
          <wp:positionV relativeFrom="paragraph">
            <wp:posOffset>-662305</wp:posOffset>
          </wp:positionV>
          <wp:extent cx="2480945" cy="481330"/>
          <wp:effectExtent l="0" t="0" r="0" b="1270"/>
          <wp:wrapThrough wrapText="bothSides">
            <wp:wrapPolygon edited="0">
              <wp:start x="16364" y="0"/>
              <wp:lineTo x="0" y="1710"/>
              <wp:lineTo x="0" y="21087"/>
              <wp:lineTo x="21451" y="21087"/>
              <wp:lineTo x="21451" y="20517"/>
              <wp:lineTo x="21340" y="18237"/>
              <wp:lineTo x="20677" y="9119"/>
              <wp:lineTo x="21451" y="7409"/>
              <wp:lineTo x="21451" y="2280"/>
              <wp:lineTo x="17360" y="0"/>
              <wp:lineTo x="16364" y="0"/>
            </wp:wrapPolygon>
          </wp:wrapThrough>
          <wp:docPr id="1792669840" name="Graphic 17926698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480945" cy="481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54C5C" w14:textId="209A805B" w:rsidR="00A455D8" w:rsidRDefault="00275C40" w:rsidP="00C366DA">
    <w:pPr>
      <w:pStyle w:val="Header"/>
      <w:tabs>
        <w:tab w:val="clear" w:pos="4536"/>
        <w:tab w:val="clear" w:pos="9072"/>
        <w:tab w:val="right" w:pos="9354"/>
      </w:tabs>
    </w:pPr>
    <w:ins w:id="3" w:author="Dejan Pavšek" w:date="2024-02-16T12:49:00Z">
      <w:r>
        <w:rPr>
          <w:lang w:val="en-US"/>
        </w:rPr>
        <w:drawing>
          <wp:anchor distT="0" distB="0" distL="114300" distR="114300" simplePos="0" relativeHeight="251692544" behindDoc="1" locked="0" layoutInCell="1" allowOverlap="1" wp14:anchorId="6BD3E07D" wp14:editId="2A4F96AB">
            <wp:simplePos x="0" y="0"/>
            <wp:positionH relativeFrom="column">
              <wp:posOffset>-891963</wp:posOffset>
            </wp:positionH>
            <wp:positionV relativeFrom="paragraph">
              <wp:posOffset>-1071667</wp:posOffset>
            </wp:positionV>
            <wp:extent cx="7673340" cy="9406466"/>
            <wp:effectExtent l="0" t="0" r="0" b="4445"/>
            <wp:wrapNone/>
            <wp:docPr id="720577539" name="Picture 720577539" descr="A person holding a basketball&#10;&#10;Description automatically generated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31400" name="Picture 538431400" descr="A person holding a basketball&#10;&#10;Description automatically generated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 rotWithShape="1">
                    <a:blip r:embed="rId1"/>
                    <a:srcRect b="13724"/>
                    <a:stretch/>
                  </pic:blipFill>
                  <pic:spPr bwMode="auto">
                    <a:xfrm>
                      <a:off x="0" y="0"/>
                      <a:ext cx="7674201" cy="9407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ins>
    <w:del w:id="4" w:author="Dejan Pavšek" w:date="2024-02-16T12:49:00Z">
      <w:r w:rsidR="00364922" w:rsidDel="00275C40">
        <w:rPr>
          <w:lang w:val="en-US"/>
        </w:rPr>
        <w:drawing>
          <wp:anchor distT="0" distB="0" distL="114300" distR="114300" simplePos="0" relativeHeight="251690496" behindDoc="1" locked="0" layoutInCell="1" allowOverlap="1" wp14:anchorId="5E13CD95" wp14:editId="34AF2EA2">
            <wp:simplePos x="0" y="0"/>
            <wp:positionH relativeFrom="column">
              <wp:posOffset>-951230</wp:posOffset>
            </wp:positionH>
            <wp:positionV relativeFrom="paragraph">
              <wp:posOffset>-1063202</wp:posOffset>
            </wp:positionV>
            <wp:extent cx="7673168" cy="9406467"/>
            <wp:effectExtent l="0" t="0" r="0" b="4445"/>
            <wp:wrapNone/>
            <wp:docPr id="1034312221" name="Picture 1034312221" descr="A person holding a baseball b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holding a baseball bat&#10;&#10;Description automatically generated with medium confidence"/>
                    <pic:cNvPicPr/>
                  </pic:nvPicPr>
                  <pic:blipFill rotWithShape="1">
                    <a:blip r:embed="rId2"/>
                    <a:srcRect l="426" r="-426" b="13725"/>
                    <a:stretch/>
                  </pic:blipFill>
                  <pic:spPr bwMode="auto">
                    <a:xfrm>
                      <a:off x="0" y="0"/>
                      <a:ext cx="7676870" cy="9411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del>
    <w:r w:rsidR="00A455D8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E6CA63D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35CAE1C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C470864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17D6AF4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C68A3E6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9120253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714CD23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FD4E459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6ED07E9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08032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D486AA4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4DD311C"/>
    <w:multiLevelType w:val="hybridMultilevel"/>
    <w:tmpl w:val="660C6F5A"/>
    <w:lvl w:ilvl="0" w:tplc="4CB427D4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8BE0D7C"/>
    <w:multiLevelType w:val="multilevel"/>
    <w:tmpl w:val="620E2F0C"/>
    <w:styleLink w:val="CurrentList11"/>
    <w:lvl w:ilvl="0">
      <w:start w:val="1"/>
      <w:numFmt w:val="upperLetter"/>
      <w:lvlText w:val="%1."/>
      <w:lvlJc w:val="left"/>
      <w:pPr>
        <w:ind w:left="431" w:hanging="43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09216749"/>
    <w:multiLevelType w:val="hybridMultilevel"/>
    <w:tmpl w:val="C19C03E8"/>
    <w:lvl w:ilvl="0" w:tplc="2A7E68C0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AAA3EE8"/>
    <w:multiLevelType w:val="hybridMultilevel"/>
    <w:tmpl w:val="5ADE86D8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5" w15:restartNumberingAfterBreak="0">
    <w:nsid w:val="104851EA"/>
    <w:multiLevelType w:val="hybridMultilevel"/>
    <w:tmpl w:val="673CFB3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92426D4"/>
    <w:multiLevelType w:val="hybridMultilevel"/>
    <w:tmpl w:val="0A943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3E41D7E"/>
    <w:multiLevelType w:val="multilevel"/>
    <w:tmpl w:val="0809001D"/>
    <w:styleLink w:val="CurrentList5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55F79C3"/>
    <w:multiLevelType w:val="multilevel"/>
    <w:tmpl w:val="3864D9CE"/>
    <w:styleLink w:val="CurrentList10"/>
    <w:lvl w:ilvl="0">
      <w:start w:val="1"/>
      <w:numFmt w:val="decimal"/>
      <w:lvlText w:val="%1."/>
      <w:lvlJc w:val="left"/>
      <w:pPr>
        <w:ind w:left="431" w:hanging="43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2B981AEC"/>
    <w:multiLevelType w:val="multilevel"/>
    <w:tmpl w:val="7CD2EC22"/>
    <w:styleLink w:val="CurrentList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2C6B83"/>
    <w:multiLevelType w:val="multilevel"/>
    <w:tmpl w:val="38FEBE12"/>
    <w:lvl w:ilvl="0">
      <w:start w:val="1"/>
      <w:numFmt w:val="decimal"/>
      <w:lvlText w:val="%1."/>
      <w:lvlJc w:val="left"/>
      <w:pPr>
        <w:ind w:left="56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9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3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3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4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4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5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27" w:hanging="1440"/>
      </w:pPr>
      <w:rPr>
        <w:rFonts w:hint="default"/>
      </w:rPr>
    </w:lvl>
  </w:abstractNum>
  <w:abstractNum w:abstractNumId="21" w15:restartNumberingAfterBreak="0">
    <w:nsid w:val="3DB4690F"/>
    <w:multiLevelType w:val="multilevel"/>
    <w:tmpl w:val="55088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EB90C85"/>
    <w:multiLevelType w:val="hybridMultilevel"/>
    <w:tmpl w:val="1DEEB516"/>
    <w:lvl w:ilvl="0" w:tplc="E7F6503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3148B6"/>
    <w:multiLevelType w:val="hybridMultilevel"/>
    <w:tmpl w:val="606A4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6A51F3"/>
    <w:multiLevelType w:val="multilevel"/>
    <w:tmpl w:val="559E10F4"/>
    <w:styleLink w:val="CurrentList4"/>
    <w:lvl w:ilvl="0">
      <w:start w:val="1"/>
      <w:numFmt w:val="decimal"/>
      <w:suff w:val="space"/>
      <w:lvlText w:val="Chapter %1"/>
      <w:lvlJc w:val="left"/>
      <w:pPr>
        <w:ind w:left="567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</w:abstractNum>
  <w:abstractNum w:abstractNumId="25" w15:restartNumberingAfterBreak="0">
    <w:nsid w:val="472D5098"/>
    <w:multiLevelType w:val="multilevel"/>
    <w:tmpl w:val="21F057AA"/>
    <w:styleLink w:val="CurrentList9"/>
    <w:lvl w:ilvl="0">
      <w:start w:val="1"/>
      <w:numFmt w:val="decimal"/>
      <w:suff w:val="space"/>
      <w:lvlText w:val="%1."/>
      <w:lvlJc w:val="left"/>
      <w:pPr>
        <w:ind w:left="431" w:hanging="43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47D030EA"/>
    <w:multiLevelType w:val="multilevel"/>
    <w:tmpl w:val="0E286F00"/>
    <w:styleLink w:val="CurrentList12"/>
    <w:lvl w:ilvl="0">
      <w:start w:val="1"/>
      <w:numFmt w:val="decimal"/>
      <w:lvlText w:val="%1"/>
      <w:lvlJc w:val="left"/>
      <w:pPr>
        <w:ind w:left="431" w:hanging="43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51FB4A0D"/>
    <w:multiLevelType w:val="hybridMultilevel"/>
    <w:tmpl w:val="981E3D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A0623B"/>
    <w:multiLevelType w:val="hybridMultilevel"/>
    <w:tmpl w:val="7A3E0D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254965"/>
    <w:multiLevelType w:val="multilevel"/>
    <w:tmpl w:val="0809001D"/>
    <w:styleLink w:val="CurrentList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606C55E7"/>
    <w:multiLevelType w:val="hybridMultilevel"/>
    <w:tmpl w:val="B0BA5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B657DB"/>
    <w:multiLevelType w:val="hybridMultilevel"/>
    <w:tmpl w:val="7CD2EC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AA13B5"/>
    <w:multiLevelType w:val="multilevel"/>
    <w:tmpl w:val="6F1278E4"/>
    <w:styleLink w:val="CurrentList1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DF7A01"/>
    <w:multiLevelType w:val="hybridMultilevel"/>
    <w:tmpl w:val="821499D0"/>
    <w:lvl w:ilvl="0" w:tplc="C1E619F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6F50757"/>
    <w:multiLevelType w:val="multilevel"/>
    <w:tmpl w:val="0F081B20"/>
    <w:lvl w:ilvl="0">
      <w:start w:val="1"/>
      <w:numFmt w:val="decimal"/>
      <w:lvlText w:val="%1"/>
      <w:lvlJc w:val="left"/>
      <w:pPr>
        <w:ind w:left="858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5" w15:restartNumberingAfterBreak="0">
    <w:nsid w:val="671023FC"/>
    <w:multiLevelType w:val="hybridMultilevel"/>
    <w:tmpl w:val="60AC0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2003E0"/>
    <w:multiLevelType w:val="hybridMultilevel"/>
    <w:tmpl w:val="ACA028AE"/>
    <w:lvl w:ilvl="0" w:tplc="10B420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8C77876"/>
    <w:multiLevelType w:val="multilevel"/>
    <w:tmpl w:val="0809001D"/>
    <w:styleLink w:val="CurrentList7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6A3B155A"/>
    <w:multiLevelType w:val="multilevel"/>
    <w:tmpl w:val="0809001D"/>
    <w:styleLink w:val="CurrentList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9" w15:restartNumberingAfterBreak="0">
    <w:nsid w:val="6A7B3439"/>
    <w:multiLevelType w:val="multilevel"/>
    <w:tmpl w:val="215E6CB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0" w15:restartNumberingAfterBreak="0">
    <w:nsid w:val="754E0235"/>
    <w:multiLevelType w:val="multilevel"/>
    <w:tmpl w:val="00EA8796"/>
    <w:styleLink w:val="CurrentList2"/>
    <w:lvl w:ilvl="0">
      <w:start w:val="1"/>
      <w:numFmt w:val="decimal"/>
      <w:lvlText w:val="%1"/>
      <w:lvlJc w:val="left"/>
      <w:pPr>
        <w:tabs>
          <w:tab w:val="num" w:pos="0"/>
        </w:tabs>
        <w:ind w:left="858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41" w15:restartNumberingAfterBreak="0">
    <w:nsid w:val="76AB4F68"/>
    <w:multiLevelType w:val="multilevel"/>
    <w:tmpl w:val="55225BE0"/>
    <w:lvl w:ilvl="0">
      <w:start w:val="1"/>
      <w:numFmt w:val="decimal"/>
      <w:pStyle w:val="Heading1"/>
      <w:lvlText w:val="%1"/>
      <w:lvlJc w:val="left"/>
      <w:pPr>
        <w:ind w:left="431" w:hanging="431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145" w:hanging="578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 w15:restartNumberingAfterBreak="0">
    <w:nsid w:val="7C7B42A1"/>
    <w:multiLevelType w:val="hybridMultilevel"/>
    <w:tmpl w:val="BB540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4428039">
    <w:abstractNumId w:val="13"/>
  </w:num>
  <w:num w:numId="2" w16cid:durableId="240456100">
    <w:abstractNumId w:val="34"/>
  </w:num>
  <w:num w:numId="3" w16cid:durableId="1599410957">
    <w:abstractNumId w:val="22"/>
  </w:num>
  <w:num w:numId="4" w16cid:durableId="709690586">
    <w:abstractNumId w:val="28"/>
  </w:num>
  <w:num w:numId="5" w16cid:durableId="572591103">
    <w:abstractNumId w:val="33"/>
  </w:num>
  <w:num w:numId="6" w16cid:durableId="214321194">
    <w:abstractNumId w:val="11"/>
  </w:num>
  <w:num w:numId="7" w16cid:durableId="150028893">
    <w:abstractNumId w:val="39"/>
  </w:num>
  <w:num w:numId="8" w16cid:durableId="1737434101">
    <w:abstractNumId w:val="10"/>
  </w:num>
  <w:num w:numId="9" w16cid:durableId="129985003">
    <w:abstractNumId w:val="8"/>
  </w:num>
  <w:num w:numId="10" w16cid:durableId="1156610254">
    <w:abstractNumId w:val="7"/>
  </w:num>
  <w:num w:numId="11" w16cid:durableId="1269266924">
    <w:abstractNumId w:val="6"/>
  </w:num>
  <w:num w:numId="12" w16cid:durableId="984512027">
    <w:abstractNumId w:val="5"/>
  </w:num>
  <w:num w:numId="13" w16cid:durableId="1714621239">
    <w:abstractNumId w:val="9"/>
  </w:num>
  <w:num w:numId="14" w16cid:durableId="1913276263">
    <w:abstractNumId w:val="4"/>
  </w:num>
  <w:num w:numId="15" w16cid:durableId="1971742470">
    <w:abstractNumId w:val="3"/>
  </w:num>
  <w:num w:numId="16" w16cid:durableId="380834346">
    <w:abstractNumId w:val="2"/>
  </w:num>
  <w:num w:numId="17" w16cid:durableId="2095857468">
    <w:abstractNumId w:val="1"/>
  </w:num>
  <w:num w:numId="18" w16cid:durableId="1575355960">
    <w:abstractNumId w:val="0"/>
  </w:num>
  <w:num w:numId="19" w16cid:durableId="1245456782">
    <w:abstractNumId w:val="39"/>
  </w:num>
  <w:num w:numId="20" w16cid:durableId="1755474288">
    <w:abstractNumId w:val="39"/>
  </w:num>
  <w:num w:numId="21" w16cid:durableId="1523855121">
    <w:abstractNumId w:val="39"/>
  </w:num>
  <w:num w:numId="22" w16cid:durableId="390883155">
    <w:abstractNumId w:val="39"/>
  </w:num>
  <w:num w:numId="23" w16cid:durableId="429282829">
    <w:abstractNumId w:val="39"/>
  </w:num>
  <w:num w:numId="24" w16cid:durableId="394739208">
    <w:abstractNumId w:val="39"/>
  </w:num>
  <w:num w:numId="25" w16cid:durableId="730226055">
    <w:abstractNumId w:val="39"/>
  </w:num>
  <w:num w:numId="26" w16cid:durableId="1982346472">
    <w:abstractNumId w:val="39"/>
  </w:num>
  <w:num w:numId="27" w16cid:durableId="2080327818">
    <w:abstractNumId w:val="39"/>
  </w:num>
  <w:num w:numId="28" w16cid:durableId="2084986699">
    <w:abstractNumId w:val="11"/>
  </w:num>
  <w:num w:numId="29" w16cid:durableId="1211108681">
    <w:abstractNumId w:val="13"/>
  </w:num>
  <w:num w:numId="30" w16cid:durableId="736242977">
    <w:abstractNumId w:val="34"/>
  </w:num>
  <w:num w:numId="31" w16cid:durableId="1033189762">
    <w:abstractNumId w:val="22"/>
  </w:num>
  <w:num w:numId="32" w16cid:durableId="1682853911">
    <w:abstractNumId w:val="11"/>
  </w:num>
  <w:num w:numId="33" w16cid:durableId="308099407">
    <w:abstractNumId w:val="39"/>
  </w:num>
  <w:num w:numId="34" w16cid:durableId="85611692">
    <w:abstractNumId w:val="39"/>
  </w:num>
  <w:num w:numId="35" w16cid:durableId="2141217087">
    <w:abstractNumId w:val="39"/>
  </w:num>
  <w:num w:numId="36" w16cid:durableId="87236717">
    <w:abstractNumId w:val="39"/>
  </w:num>
  <w:num w:numId="37" w16cid:durableId="1422290733">
    <w:abstractNumId w:val="39"/>
  </w:num>
  <w:num w:numId="38" w16cid:durableId="96557729">
    <w:abstractNumId w:val="39"/>
  </w:num>
  <w:num w:numId="39" w16cid:durableId="637149196">
    <w:abstractNumId w:val="39"/>
  </w:num>
  <w:num w:numId="40" w16cid:durableId="258368017">
    <w:abstractNumId w:val="39"/>
  </w:num>
  <w:num w:numId="41" w16cid:durableId="845173294">
    <w:abstractNumId w:val="39"/>
  </w:num>
  <w:num w:numId="42" w16cid:durableId="1489440756">
    <w:abstractNumId w:val="11"/>
  </w:num>
  <w:num w:numId="43" w16cid:durableId="467356143">
    <w:abstractNumId w:val="13"/>
  </w:num>
  <w:num w:numId="44" w16cid:durableId="501967656">
    <w:abstractNumId w:val="34"/>
  </w:num>
  <w:num w:numId="45" w16cid:durableId="546573819">
    <w:abstractNumId w:val="22"/>
  </w:num>
  <w:num w:numId="46" w16cid:durableId="60257598">
    <w:abstractNumId w:val="11"/>
  </w:num>
  <w:num w:numId="47" w16cid:durableId="1022778882">
    <w:abstractNumId w:val="30"/>
  </w:num>
  <w:num w:numId="48" w16cid:durableId="260601621">
    <w:abstractNumId w:val="16"/>
  </w:num>
  <w:num w:numId="49" w16cid:durableId="191960052">
    <w:abstractNumId w:val="31"/>
  </w:num>
  <w:num w:numId="50" w16cid:durableId="988552566">
    <w:abstractNumId w:val="23"/>
  </w:num>
  <w:num w:numId="51" w16cid:durableId="290207519">
    <w:abstractNumId w:val="14"/>
  </w:num>
  <w:num w:numId="52" w16cid:durableId="120006230">
    <w:abstractNumId w:val="36"/>
  </w:num>
  <w:num w:numId="53" w16cid:durableId="818377413">
    <w:abstractNumId w:val="32"/>
  </w:num>
  <w:num w:numId="54" w16cid:durableId="722872488">
    <w:abstractNumId w:val="21"/>
  </w:num>
  <w:num w:numId="55" w16cid:durableId="313031284">
    <w:abstractNumId w:val="42"/>
  </w:num>
  <w:num w:numId="56" w16cid:durableId="813446978">
    <w:abstractNumId w:val="35"/>
  </w:num>
  <w:num w:numId="57" w16cid:durableId="1623993241">
    <w:abstractNumId w:val="11"/>
  </w:num>
  <w:num w:numId="58" w16cid:durableId="1019086947">
    <w:abstractNumId w:val="11"/>
  </w:num>
  <w:num w:numId="59" w16cid:durableId="1448814901">
    <w:abstractNumId w:val="11"/>
  </w:num>
  <w:num w:numId="60" w16cid:durableId="1672488707">
    <w:abstractNumId w:val="27"/>
  </w:num>
  <w:num w:numId="61" w16cid:durableId="381566050">
    <w:abstractNumId w:val="11"/>
  </w:num>
  <w:num w:numId="62" w16cid:durableId="1827478045">
    <w:abstractNumId w:val="15"/>
  </w:num>
  <w:num w:numId="63" w16cid:durableId="1793595558">
    <w:abstractNumId w:val="20"/>
  </w:num>
  <w:num w:numId="64" w16cid:durableId="1561164607">
    <w:abstractNumId w:val="40"/>
  </w:num>
  <w:num w:numId="65" w16cid:durableId="2009285957">
    <w:abstractNumId w:val="19"/>
  </w:num>
  <w:num w:numId="66" w16cid:durableId="719400037">
    <w:abstractNumId w:val="24"/>
  </w:num>
  <w:num w:numId="67" w16cid:durableId="435443790">
    <w:abstractNumId w:val="41"/>
  </w:num>
  <w:num w:numId="68" w16cid:durableId="510028647">
    <w:abstractNumId w:val="17"/>
  </w:num>
  <w:num w:numId="69" w16cid:durableId="1316833860">
    <w:abstractNumId w:val="29"/>
  </w:num>
  <w:num w:numId="70" w16cid:durableId="2037149559">
    <w:abstractNumId w:val="37"/>
  </w:num>
  <w:num w:numId="71" w16cid:durableId="690766547">
    <w:abstractNumId w:val="38"/>
  </w:num>
  <w:num w:numId="72" w16cid:durableId="234978305">
    <w:abstractNumId w:val="25"/>
  </w:num>
  <w:num w:numId="73" w16cid:durableId="1948923302">
    <w:abstractNumId w:val="18"/>
  </w:num>
  <w:num w:numId="74" w16cid:durableId="140929919">
    <w:abstractNumId w:val="12"/>
  </w:num>
  <w:num w:numId="75" w16cid:durableId="1347825483">
    <w:abstractNumId w:val="2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ejan Pavšek">
    <w15:presenceInfo w15:providerId="AD" w15:userId="S::d.pavsek@sportradar.com::fe99d175-d4ba-49df-a98a-0fc49a37db7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FDE"/>
    <w:rsid w:val="000103A8"/>
    <w:rsid w:val="00016934"/>
    <w:rsid w:val="0003524C"/>
    <w:rsid w:val="000445C1"/>
    <w:rsid w:val="0005110F"/>
    <w:rsid w:val="0005648E"/>
    <w:rsid w:val="00066C7E"/>
    <w:rsid w:val="00083BF2"/>
    <w:rsid w:val="00084364"/>
    <w:rsid w:val="000849CE"/>
    <w:rsid w:val="00093CEF"/>
    <w:rsid w:val="000A2F7E"/>
    <w:rsid w:val="000A4A4B"/>
    <w:rsid w:val="000B27A0"/>
    <w:rsid w:val="000B52B4"/>
    <w:rsid w:val="000C4C70"/>
    <w:rsid w:val="000E4588"/>
    <w:rsid w:val="000F4299"/>
    <w:rsid w:val="0011095E"/>
    <w:rsid w:val="00112785"/>
    <w:rsid w:val="00122950"/>
    <w:rsid w:val="0012437F"/>
    <w:rsid w:val="00136FBA"/>
    <w:rsid w:val="00152522"/>
    <w:rsid w:val="00155889"/>
    <w:rsid w:val="00160646"/>
    <w:rsid w:val="00161EE6"/>
    <w:rsid w:val="001625D0"/>
    <w:rsid w:val="00166D53"/>
    <w:rsid w:val="001676CF"/>
    <w:rsid w:val="00185279"/>
    <w:rsid w:val="0018797D"/>
    <w:rsid w:val="00190390"/>
    <w:rsid w:val="001B408F"/>
    <w:rsid w:val="001C75D4"/>
    <w:rsid w:val="001D1DF1"/>
    <w:rsid w:val="001D5FDE"/>
    <w:rsid w:val="001E0779"/>
    <w:rsid w:val="001F2F7A"/>
    <w:rsid w:val="002066BF"/>
    <w:rsid w:val="00230994"/>
    <w:rsid w:val="00252B93"/>
    <w:rsid w:val="002603CA"/>
    <w:rsid w:val="00262386"/>
    <w:rsid w:val="00275344"/>
    <w:rsid w:val="00275C40"/>
    <w:rsid w:val="00276BAF"/>
    <w:rsid w:val="0028607B"/>
    <w:rsid w:val="00287AB4"/>
    <w:rsid w:val="00290E7A"/>
    <w:rsid w:val="00295927"/>
    <w:rsid w:val="00296B0E"/>
    <w:rsid w:val="002A7176"/>
    <w:rsid w:val="002B068D"/>
    <w:rsid w:val="002B3DAF"/>
    <w:rsid w:val="002B4698"/>
    <w:rsid w:val="002B6119"/>
    <w:rsid w:val="002B72F5"/>
    <w:rsid w:val="002B7825"/>
    <w:rsid w:val="002C2144"/>
    <w:rsid w:val="002D5927"/>
    <w:rsid w:val="002E2E70"/>
    <w:rsid w:val="002E5204"/>
    <w:rsid w:val="002E5F64"/>
    <w:rsid w:val="002E732D"/>
    <w:rsid w:val="002F2119"/>
    <w:rsid w:val="002F3F3D"/>
    <w:rsid w:val="002F4D08"/>
    <w:rsid w:val="00300091"/>
    <w:rsid w:val="00304187"/>
    <w:rsid w:val="00305065"/>
    <w:rsid w:val="00314E54"/>
    <w:rsid w:val="0031757E"/>
    <w:rsid w:val="00325253"/>
    <w:rsid w:val="00335635"/>
    <w:rsid w:val="00340319"/>
    <w:rsid w:val="00357123"/>
    <w:rsid w:val="00364922"/>
    <w:rsid w:val="00374D50"/>
    <w:rsid w:val="003912B9"/>
    <w:rsid w:val="00396E80"/>
    <w:rsid w:val="003A19CF"/>
    <w:rsid w:val="003A24B9"/>
    <w:rsid w:val="003A2802"/>
    <w:rsid w:val="003A4E4C"/>
    <w:rsid w:val="003B66D9"/>
    <w:rsid w:val="003B6E53"/>
    <w:rsid w:val="003C72A4"/>
    <w:rsid w:val="003E2459"/>
    <w:rsid w:val="003F49FF"/>
    <w:rsid w:val="00404F7A"/>
    <w:rsid w:val="0040601D"/>
    <w:rsid w:val="00406151"/>
    <w:rsid w:val="0041117B"/>
    <w:rsid w:val="00411D18"/>
    <w:rsid w:val="004136A0"/>
    <w:rsid w:val="00421FD2"/>
    <w:rsid w:val="004301EE"/>
    <w:rsid w:val="004373B1"/>
    <w:rsid w:val="0045390C"/>
    <w:rsid w:val="00454C45"/>
    <w:rsid w:val="00460A62"/>
    <w:rsid w:val="00477328"/>
    <w:rsid w:val="004C3C76"/>
    <w:rsid w:val="004D0DF7"/>
    <w:rsid w:val="004E2096"/>
    <w:rsid w:val="004F69A0"/>
    <w:rsid w:val="0050616B"/>
    <w:rsid w:val="00511827"/>
    <w:rsid w:val="005127C9"/>
    <w:rsid w:val="00520378"/>
    <w:rsid w:val="005232EE"/>
    <w:rsid w:val="00527E03"/>
    <w:rsid w:val="0053030E"/>
    <w:rsid w:val="00570BBF"/>
    <w:rsid w:val="00573003"/>
    <w:rsid w:val="00581CEA"/>
    <w:rsid w:val="005839D3"/>
    <w:rsid w:val="005854CB"/>
    <w:rsid w:val="0059059A"/>
    <w:rsid w:val="00594710"/>
    <w:rsid w:val="00597A64"/>
    <w:rsid w:val="005A0080"/>
    <w:rsid w:val="005B21A0"/>
    <w:rsid w:val="005B334D"/>
    <w:rsid w:val="005C73E5"/>
    <w:rsid w:val="005C7BA2"/>
    <w:rsid w:val="005D2668"/>
    <w:rsid w:val="005E08F8"/>
    <w:rsid w:val="005E55DC"/>
    <w:rsid w:val="0060316B"/>
    <w:rsid w:val="006063A1"/>
    <w:rsid w:val="0060735E"/>
    <w:rsid w:val="00614E8C"/>
    <w:rsid w:val="00620BC0"/>
    <w:rsid w:val="0063279B"/>
    <w:rsid w:val="00633035"/>
    <w:rsid w:val="00637B73"/>
    <w:rsid w:val="006403DC"/>
    <w:rsid w:val="00640E2D"/>
    <w:rsid w:val="00644B96"/>
    <w:rsid w:val="00650807"/>
    <w:rsid w:val="006531E1"/>
    <w:rsid w:val="00660022"/>
    <w:rsid w:val="006748FC"/>
    <w:rsid w:val="00685360"/>
    <w:rsid w:val="00693077"/>
    <w:rsid w:val="00696FD3"/>
    <w:rsid w:val="006C26D4"/>
    <w:rsid w:val="006F3A37"/>
    <w:rsid w:val="007076D2"/>
    <w:rsid w:val="00712370"/>
    <w:rsid w:val="007266A1"/>
    <w:rsid w:val="00730DAB"/>
    <w:rsid w:val="00734884"/>
    <w:rsid w:val="007414A7"/>
    <w:rsid w:val="00762EC1"/>
    <w:rsid w:val="00786C6E"/>
    <w:rsid w:val="0078717C"/>
    <w:rsid w:val="00793F2C"/>
    <w:rsid w:val="007962CA"/>
    <w:rsid w:val="007A70CE"/>
    <w:rsid w:val="007B4652"/>
    <w:rsid w:val="007B4E63"/>
    <w:rsid w:val="007B7473"/>
    <w:rsid w:val="007D4969"/>
    <w:rsid w:val="007F4189"/>
    <w:rsid w:val="007F5218"/>
    <w:rsid w:val="00804641"/>
    <w:rsid w:val="00810B37"/>
    <w:rsid w:val="0081470D"/>
    <w:rsid w:val="00821C7C"/>
    <w:rsid w:val="0082587D"/>
    <w:rsid w:val="0084790A"/>
    <w:rsid w:val="008851FA"/>
    <w:rsid w:val="008900EA"/>
    <w:rsid w:val="008902D8"/>
    <w:rsid w:val="00896559"/>
    <w:rsid w:val="008978A5"/>
    <w:rsid w:val="008B4873"/>
    <w:rsid w:val="008E2816"/>
    <w:rsid w:val="008F1594"/>
    <w:rsid w:val="008F1E0B"/>
    <w:rsid w:val="0090390E"/>
    <w:rsid w:val="00913177"/>
    <w:rsid w:val="00916146"/>
    <w:rsid w:val="009222F2"/>
    <w:rsid w:val="009326D6"/>
    <w:rsid w:val="00932FA6"/>
    <w:rsid w:val="00935B1F"/>
    <w:rsid w:val="00936642"/>
    <w:rsid w:val="00944D7F"/>
    <w:rsid w:val="0095377C"/>
    <w:rsid w:val="009612D5"/>
    <w:rsid w:val="009630E0"/>
    <w:rsid w:val="009649D1"/>
    <w:rsid w:val="00973B18"/>
    <w:rsid w:val="00984676"/>
    <w:rsid w:val="009855E1"/>
    <w:rsid w:val="00991DB1"/>
    <w:rsid w:val="00993074"/>
    <w:rsid w:val="0099682B"/>
    <w:rsid w:val="009A303F"/>
    <w:rsid w:val="009B018F"/>
    <w:rsid w:val="009B02BF"/>
    <w:rsid w:val="009B68C9"/>
    <w:rsid w:val="009C19DF"/>
    <w:rsid w:val="009C7AA2"/>
    <w:rsid w:val="009C7DBD"/>
    <w:rsid w:val="009D7C87"/>
    <w:rsid w:val="009E218E"/>
    <w:rsid w:val="009E5006"/>
    <w:rsid w:val="009E67C4"/>
    <w:rsid w:val="00A129F8"/>
    <w:rsid w:val="00A17A1C"/>
    <w:rsid w:val="00A20F21"/>
    <w:rsid w:val="00A2223B"/>
    <w:rsid w:val="00A24503"/>
    <w:rsid w:val="00A251E9"/>
    <w:rsid w:val="00A357B3"/>
    <w:rsid w:val="00A455D8"/>
    <w:rsid w:val="00A53434"/>
    <w:rsid w:val="00A56AC3"/>
    <w:rsid w:val="00A56F0E"/>
    <w:rsid w:val="00A65271"/>
    <w:rsid w:val="00A73217"/>
    <w:rsid w:val="00A73E4C"/>
    <w:rsid w:val="00A75107"/>
    <w:rsid w:val="00A86CCE"/>
    <w:rsid w:val="00AE524D"/>
    <w:rsid w:val="00AE5E4A"/>
    <w:rsid w:val="00AF084A"/>
    <w:rsid w:val="00AF2C85"/>
    <w:rsid w:val="00B04170"/>
    <w:rsid w:val="00B13C1B"/>
    <w:rsid w:val="00B160C7"/>
    <w:rsid w:val="00B21DB1"/>
    <w:rsid w:val="00B3217F"/>
    <w:rsid w:val="00B4136F"/>
    <w:rsid w:val="00B97582"/>
    <w:rsid w:val="00BA1BD6"/>
    <w:rsid w:val="00BB4328"/>
    <w:rsid w:val="00BB45E2"/>
    <w:rsid w:val="00BC1C64"/>
    <w:rsid w:val="00BC27D7"/>
    <w:rsid w:val="00BD735C"/>
    <w:rsid w:val="00BE172E"/>
    <w:rsid w:val="00BE3438"/>
    <w:rsid w:val="00BE3D7C"/>
    <w:rsid w:val="00BE5387"/>
    <w:rsid w:val="00BF0120"/>
    <w:rsid w:val="00BF576D"/>
    <w:rsid w:val="00C207DD"/>
    <w:rsid w:val="00C27E0D"/>
    <w:rsid w:val="00C366DA"/>
    <w:rsid w:val="00C36DEE"/>
    <w:rsid w:val="00C436FA"/>
    <w:rsid w:val="00C57A38"/>
    <w:rsid w:val="00C60B07"/>
    <w:rsid w:val="00C64F89"/>
    <w:rsid w:val="00C71111"/>
    <w:rsid w:val="00C74FD3"/>
    <w:rsid w:val="00C8195E"/>
    <w:rsid w:val="00C93B62"/>
    <w:rsid w:val="00CA4A85"/>
    <w:rsid w:val="00CB04CC"/>
    <w:rsid w:val="00CB0F4F"/>
    <w:rsid w:val="00CB24B9"/>
    <w:rsid w:val="00CB735E"/>
    <w:rsid w:val="00D00BC8"/>
    <w:rsid w:val="00D03CE6"/>
    <w:rsid w:val="00D046E1"/>
    <w:rsid w:val="00D0508A"/>
    <w:rsid w:val="00D104C5"/>
    <w:rsid w:val="00D20FF2"/>
    <w:rsid w:val="00D32723"/>
    <w:rsid w:val="00D42651"/>
    <w:rsid w:val="00D44F84"/>
    <w:rsid w:val="00D457A6"/>
    <w:rsid w:val="00D46394"/>
    <w:rsid w:val="00D50946"/>
    <w:rsid w:val="00D530AE"/>
    <w:rsid w:val="00D779F2"/>
    <w:rsid w:val="00D941CC"/>
    <w:rsid w:val="00DA5C68"/>
    <w:rsid w:val="00DB6FB3"/>
    <w:rsid w:val="00DE24E0"/>
    <w:rsid w:val="00DE6642"/>
    <w:rsid w:val="00DF128D"/>
    <w:rsid w:val="00DF21FF"/>
    <w:rsid w:val="00E05F7E"/>
    <w:rsid w:val="00E1702C"/>
    <w:rsid w:val="00E4627A"/>
    <w:rsid w:val="00E643F4"/>
    <w:rsid w:val="00E74BC5"/>
    <w:rsid w:val="00E8475E"/>
    <w:rsid w:val="00E90255"/>
    <w:rsid w:val="00EB0D82"/>
    <w:rsid w:val="00EB3ECD"/>
    <w:rsid w:val="00EF20FB"/>
    <w:rsid w:val="00EF2D7C"/>
    <w:rsid w:val="00EF34AA"/>
    <w:rsid w:val="00EF36E5"/>
    <w:rsid w:val="00EF3C48"/>
    <w:rsid w:val="00F12B5F"/>
    <w:rsid w:val="00F1545F"/>
    <w:rsid w:val="00F16A0F"/>
    <w:rsid w:val="00F30CA8"/>
    <w:rsid w:val="00F312CA"/>
    <w:rsid w:val="00F36B9E"/>
    <w:rsid w:val="00F44A88"/>
    <w:rsid w:val="00F53E6F"/>
    <w:rsid w:val="00F63C23"/>
    <w:rsid w:val="00F63C93"/>
    <w:rsid w:val="00F71368"/>
    <w:rsid w:val="00F82A20"/>
    <w:rsid w:val="00F91837"/>
    <w:rsid w:val="00FB4F13"/>
    <w:rsid w:val="00FC432C"/>
    <w:rsid w:val="00FE2842"/>
    <w:rsid w:val="00FE3E59"/>
    <w:rsid w:val="00FF22E7"/>
    <w:rsid w:val="00FF3BF7"/>
    <w:rsid w:val="00FF3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17393B9B"/>
  <w15:docId w15:val="{A9C576DC-A59A-D24D-BE0A-10EEFD9C0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2"/>
        <w:szCs w:val="22"/>
        <w:lang w:val="en-GB" w:eastAsia="en-US" w:bidi="ar-SA"/>
      </w:rPr>
    </w:rPrDefault>
    <w:pPrDefault>
      <w:pPr>
        <w:spacing w:after="24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316B"/>
    <w:pPr>
      <w:spacing w:after="200" w:line="276" w:lineRule="auto"/>
    </w:pPr>
    <w:rPr>
      <w:rFonts w:asciiTheme="minorHAnsi" w:hAnsiTheme="minorHAnsi" w:cstheme="minorBid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F084A"/>
    <w:pPr>
      <w:keepNext/>
      <w:keepLines/>
      <w:numPr>
        <w:numId w:val="67"/>
      </w:numPr>
      <w:spacing w:before="840" w:after="360"/>
      <w:ind w:left="510" w:hanging="510"/>
      <w:outlineLvl w:val="0"/>
      <w:pPrChange w:id="0" w:author="Dejan Pavšek" w:date="2024-02-16T12:28:00Z">
        <w:pPr>
          <w:keepNext/>
          <w:keepLines/>
          <w:numPr>
            <w:numId w:val="67"/>
          </w:numPr>
          <w:spacing w:before="840" w:after="360" w:line="276" w:lineRule="auto"/>
          <w:ind w:left="510" w:hanging="510"/>
          <w:outlineLvl w:val="0"/>
        </w:pPr>
      </w:pPrChange>
    </w:pPr>
    <w:rPr>
      <w:rFonts w:asciiTheme="majorHAnsi" w:eastAsiaTheme="majorEastAsia" w:hAnsiTheme="majorHAnsi" w:cs="Times New Roman (Headings CS)"/>
      <w:b/>
      <w:sz w:val="32"/>
      <w:szCs w:val="32"/>
      <w:rPrChange w:id="0" w:author="Dejan Pavšek" w:date="2024-02-16T12:28:00Z">
        <w:rPr>
          <w:rFonts w:asciiTheme="majorHAnsi" w:eastAsiaTheme="majorEastAsia" w:hAnsiTheme="majorHAnsi" w:cs="Times New Roman (Headings CS)"/>
          <w:b/>
          <w:sz w:val="32"/>
          <w:szCs w:val="32"/>
          <w:lang w:val="en-GB" w:eastAsia="en-US" w:bidi="ar-SA"/>
        </w:rPr>
      </w:rPrChange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D00BC8"/>
    <w:pPr>
      <w:numPr>
        <w:ilvl w:val="1"/>
      </w:numPr>
      <w:ind w:left="1247" w:hanging="680"/>
      <w:outlineLvl w:val="1"/>
    </w:pPr>
    <w:rPr>
      <w:sz w:val="28"/>
      <w:szCs w:val="26"/>
      <w:lang w:val="en-US"/>
    </w:rPr>
  </w:style>
  <w:style w:type="paragraph" w:styleId="Heading3">
    <w:name w:val="heading 3"/>
    <w:basedOn w:val="Heading2"/>
    <w:next w:val="Normal"/>
    <w:link w:val="Heading3Char"/>
    <w:autoRedefine/>
    <w:uiPriority w:val="9"/>
    <w:unhideWhenUsed/>
    <w:qFormat/>
    <w:rsid w:val="00335635"/>
    <w:pPr>
      <w:numPr>
        <w:ilvl w:val="2"/>
      </w:numPr>
      <w:ind w:left="1815" w:hanging="964"/>
      <w:outlineLvl w:val="2"/>
    </w:pPr>
    <w:rPr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462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4627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4627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627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627A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627A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24D"/>
    <w:pPr>
      <w:tabs>
        <w:tab w:val="center" w:pos="4536"/>
        <w:tab w:val="right" w:pos="9072"/>
      </w:tabs>
      <w:spacing w:line="240" w:lineRule="auto"/>
    </w:pPr>
    <w:rPr>
      <w:noProof/>
      <w:color w:val="808080"/>
      <w:sz w:val="16"/>
      <w:lang w:eastAsia="en-GB"/>
    </w:rPr>
  </w:style>
  <w:style w:type="character" w:customStyle="1" w:styleId="HeaderChar">
    <w:name w:val="Header Char"/>
    <w:basedOn w:val="DefaultParagraphFont"/>
    <w:link w:val="Header"/>
    <w:uiPriority w:val="99"/>
    <w:rsid w:val="00AE524D"/>
    <w:rPr>
      <w:rFonts w:eastAsia="Calibri"/>
      <w:noProof/>
      <w:color w:val="808080"/>
      <w:sz w:val="16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2603CA"/>
    <w:pPr>
      <w:tabs>
        <w:tab w:val="center" w:pos="4536"/>
        <w:tab w:val="right" w:pos="9072"/>
      </w:tabs>
      <w:spacing w:after="0" w:line="240" w:lineRule="auto"/>
    </w:pPr>
    <w:rPr>
      <w:color w:val="808080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2603CA"/>
    <w:rPr>
      <w:rFonts w:eastAsia="Calibri"/>
      <w:color w:val="808080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qFormat/>
    <w:rsid w:val="0060316B"/>
    <w:rPr>
      <w:color w:val="FF0000"/>
      <w:u w:val="single"/>
    </w:rPr>
  </w:style>
  <w:style w:type="paragraph" w:customStyle="1" w:styleId="Address">
    <w:name w:val="Address"/>
    <w:basedOn w:val="Normal"/>
    <w:rsid w:val="00AE5E4A"/>
    <w:pPr>
      <w:spacing w:after="0" w:line="240" w:lineRule="auto"/>
    </w:pPr>
    <w:rPr>
      <w:sz w:val="20"/>
      <w:szCs w:val="20"/>
    </w:rPr>
  </w:style>
  <w:style w:type="paragraph" w:customStyle="1" w:styleId="SportradarAddress">
    <w:name w:val="Sportradar Address"/>
    <w:basedOn w:val="Normal"/>
    <w:rsid w:val="00AE5E4A"/>
    <w:pPr>
      <w:spacing w:after="0" w:line="240" w:lineRule="auto"/>
    </w:pPr>
    <w:rPr>
      <w:color w:val="7B7C7E"/>
      <w:sz w:val="16"/>
      <w:szCs w:val="16"/>
      <w:lang w:val="de-DE"/>
    </w:rPr>
  </w:style>
  <w:style w:type="character" w:customStyle="1" w:styleId="Heading1Char">
    <w:name w:val="Heading 1 Char"/>
    <w:basedOn w:val="DefaultParagraphFont"/>
    <w:link w:val="Heading1"/>
    <w:uiPriority w:val="9"/>
    <w:rsid w:val="00AF084A"/>
    <w:rPr>
      <w:rFonts w:asciiTheme="majorHAnsi" w:eastAsiaTheme="majorEastAsia" w:hAnsiTheme="majorHAnsi" w:cs="Times New Roman (Headings CS)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00BC8"/>
    <w:rPr>
      <w:rFonts w:asciiTheme="majorHAnsi" w:eastAsiaTheme="majorEastAsia" w:hAnsiTheme="majorHAnsi" w:cs="Times New Roman (Headings CS)"/>
      <w:b/>
      <w:sz w:val="28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335635"/>
    <w:rPr>
      <w:rFonts w:asciiTheme="majorHAnsi" w:eastAsiaTheme="majorEastAsia" w:hAnsiTheme="majorHAnsi" w:cs="Times New Roman (Headings CS)"/>
      <w:b/>
      <w:sz w:val="28"/>
      <w:szCs w:val="24"/>
    </w:rPr>
  </w:style>
  <w:style w:type="paragraph" w:customStyle="1" w:styleId="Normal-Indent16">
    <w:name w:val="Normal - Indent 1.6"/>
    <w:basedOn w:val="Normal"/>
    <w:rsid w:val="00E05F7E"/>
    <w:pPr>
      <w:ind w:left="680"/>
    </w:pPr>
  </w:style>
  <w:style w:type="paragraph" w:styleId="Title">
    <w:name w:val="Title"/>
    <w:basedOn w:val="Normal"/>
    <w:next w:val="Normal"/>
    <w:link w:val="TitleChar"/>
    <w:uiPriority w:val="10"/>
    <w:qFormat/>
    <w:rsid w:val="0060316B"/>
    <w:rPr>
      <w:rFonts w:ascii="Arial" w:eastAsia="Calibri" w:hAnsi="Arial" w:cs="Arial"/>
      <w:b/>
      <w:sz w:val="24"/>
    </w:rPr>
  </w:style>
  <w:style w:type="character" w:customStyle="1" w:styleId="TitleChar">
    <w:name w:val="Title Char"/>
    <w:basedOn w:val="DefaultParagraphFont"/>
    <w:link w:val="Title"/>
    <w:uiPriority w:val="10"/>
    <w:rsid w:val="0060316B"/>
    <w:rPr>
      <w:rFonts w:eastAsia="Calibri"/>
      <w:b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0316B"/>
    <w:rPr>
      <w:rFonts w:asciiTheme="majorHAnsi" w:eastAsiaTheme="majorEastAsia" w:hAnsiTheme="majorHAnsi" w:cstheme="majorBidi"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60316B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rsid w:val="0060316B"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316B"/>
    <w:rPr>
      <w:rFonts w:asciiTheme="majorHAnsi" w:eastAsiaTheme="majorEastAsia" w:hAnsiTheme="majorHAnsi" w:cstheme="majorBidi"/>
      <w:i/>
      <w:iCs/>
    </w:rPr>
  </w:style>
  <w:style w:type="paragraph" w:styleId="ListParagraph">
    <w:name w:val="List Paragraph"/>
    <w:basedOn w:val="Normal"/>
    <w:uiPriority w:val="34"/>
    <w:qFormat/>
    <w:rsid w:val="0060316B"/>
    <w:pPr>
      <w:numPr>
        <w:numId w:val="46"/>
      </w:numPr>
      <w:tabs>
        <w:tab w:val="left" w:pos="7517"/>
      </w:tabs>
      <w:contextualSpacing/>
    </w:pPr>
    <w:rPr>
      <w:lang w:val="en-US"/>
    </w:rPr>
  </w:style>
  <w:style w:type="paragraph" w:customStyle="1" w:styleId="ListParagraph-Indent16">
    <w:name w:val="List Paragraph - Indent: 1.6"/>
    <w:basedOn w:val="ListParagraph"/>
    <w:rsid w:val="00E05F7E"/>
    <w:pPr>
      <w:ind w:left="10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039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90E"/>
    <w:rPr>
      <w:rFonts w:ascii="Tahoma" w:eastAsia="Calibri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2603CA"/>
  </w:style>
  <w:style w:type="table" w:styleId="TableGrid">
    <w:name w:val="Table Grid"/>
    <w:basedOn w:val="TableNormal"/>
    <w:uiPriority w:val="59"/>
    <w:rsid w:val="008479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60316B"/>
    <w:pPr>
      <w:spacing w:after="0" w:line="240" w:lineRule="auto"/>
    </w:pPr>
    <w:rPr>
      <w:rFonts w:asciiTheme="minorHAnsi" w:hAnsiTheme="minorHAnsi" w:cstheme="minorBidi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60316B"/>
    <w:pPr>
      <w:numPr>
        <w:numId w:val="0"/>
      </w:numPr>
      <w:spacing w:before="480" w:after="0"/>
      <w:outlineLvl w:val="9"/>
    </w:pPr>
    <w:rPr>
      <w:bCs/>
      <w:color w:val="FF000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CA4A85"/>
    <w:pPr>
      <w:tabs>
        <w:tab w:val="right" w:leader="dot" w:pos="9344"/>
      </w:tabs>
      <w:spacing w:after="100"/>
    </w:pPr>
    <w:rPr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7B4E63"/>
    <w:pPr>
      <w:spacing w:after="100"/>
      <w:ind w:left="220"/>
    </w:p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60316B"/>
    <w:pPr>
      <w:numPr>
        <w:ilvl w:val="1"/>
      </w:numPr>
    </w:pPr>
    <w:rPr>
      <w:rFonts w:asciiTheme="majorHAnsi" w:eastAsiaTheme="majorEastAsia" w:hAnsiTheme="majorHAnsi" w:cstheme="majorBidi"/>
      <w:i/>
      <w:iCs/>
      <w:color w:val="FF0000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0316B"/>
    <w:rPr>
      <w:rFonts w:asciiTheme="majorHAnsi" w:eastAsiaTheme="majorEastAsia" w:hAnsiTheme="majorHAnsi" w:cstheme="majorBidi"/>
      <w:i/>
      <w:iCs/>
      <w:color w:val="FF0000"/>
      <w:spacing w:val="15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316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31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EF36E5"/>
    <w:pPr>
      <w:spacing w:after="100"/>
      <w:ind w:left="440"/>
    </w:pPr>
  </w:style>
  <w:style w:type="character" w:styleId="PageNumber">
    <w:name w:val="page number"/>
    <w:basedOn w:val="DefaultParagraphFont"/>
    <w:uiPriority w:val="99"/>
    <w:semiHidden/>
    <w:unhideWhenUsed/>
    <w:rsid w:val="00FF3CBA"/>
  </w:style>
  <w:style w:type="character" w:styleId="IntenseEmphasis">
    <w:name w:val="Intense Emphasis"/>
    <w:basedOn w:val="DefaultParagraphFont"/>
    <w:uiPriority w:val="21"/>
    <w:qFormat/>
    <w:rsid w:val="0060316B"/>
    <w:rPr>
      <w:b/>
      <w:bCs/>
      <w:i/>
      <w:iCs/>
      <w:color w:val="FF0000"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qFormat/>
    <w:rsid w:val="0060316B"/>
    <w:pPr>
      <w:pBdr>
        <w:bottom w:val="single" w:sz="4" w:space="4" w:color="FF0000" w:themeColor="accent1"/>
      </w:pBdr>
      <w:spacing w:before="200" w:after="280"/>
      <w:ind w:left="936" w:right="936"/>
    </w:pPr>
    <w:rPr>
      <w:b/>
      <w:bCs/>
      <w:i/>
      <w:iCs/>
      <w:color w:val="FF000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316B"/>
    <w:rPr>
      <w:rFonts w:asciiTheme="minorHAnsi" w:hAnsiTheme="minorHAnsi" w:cstheme="minorBidi"/>
      <w:b/>
      <w:bCs/>
      <w:i/>
      <w:iCs/>
      <w:color w:val="FF0000"/>
    </w:rPr>
  </w:style>
  <w:style w:type="paragraph" w:styleId="Caption">
    <w:name w:val="caption"/>
    <w:basedOn w:val="Normal"/>
    <w:next w:val="Normal"/>
    <w:autoRedefine/>
    <w:uiPriority w:val="35"/>
    <w:semiHidden/>
    <w:unhideWhenUsed/>
    <w:qFormat/>
    <w:rsid w:val="0060316B"/>
    <w:pPr>
      <w:spacing w:line="240" w:lineRule="auto"/>
    </w:pPr>
    <w:rPr>
      <w:b/>
      <w:bCs/>
      <w:color w:val="FF0000"/>
      <w:sz w:val="18"/>
      <w:szCs w:val="18"/>
    </w:rPr>
  </w:style>
  <w:style w:type="paragraph" w:styleId="BlockText">
    <w:name w:val="Block Text"/>
    <w:basedOn w:val="Normal"/>
    <w:autoRedefine/>
    <w:uiPriority w:val="99"/>
    <w:semiHidden/>
    <w:unhideWhenUsed/>
    <w:qFormat/>
    <w:rsid w:val="0060316B"/>
    <w:pPr>
      <w:pBdr>
        <w:top w:val="single" w:sz="2" w:space="10" w:color="FF0000" w:themeColor="accent1" w:shadow="1" w:frame="1"/>
        <w:left w:val="single" w:sz="2" w:space="10" w:color="FF0000" w:themeColor="accent1" w:shadow="1" w:frame="1"/>
        <w:bottom w:val="single" w:sz="2" w:space="10" w:color="FF0000" w:themeColor="accent1" w:shadow="1" w:frame="1"/>
        <w:right w:val="single" w:sz="2" w:space="10" w:color="FF0000" w:themeColor="accent1" w:shadow="1" w:frame="1"/>
      </w:pBdr>
      <w:ind w:left="1152" w:right="1152"/>
    </w:pPr>
    <w:rPr>
      <w:rFonts w:eastAsiaTheme="minorEastAsia"/>
      <w:i/>
      <w:iCs/>
      <w:color w:val="FF0000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60316B"/>
    <w:rPr>
      <w:color w:val="FF0000"/>
      <w:u w:val="single"/>
    </w:rPr>
  </w:style>
  <w:style w:type="paragraph" w:customStyle="1" w:styleId="Style1">
    <w:name w:val="Style1"/>
    <w:basedOn w:val="Normal"/>
    <w:rsid w:val="007F4189"/>
  </w:style>
  <w:style w:type="paragraph" w:customStyle="1" w:styleId="Style2">
    <w:name w:val="Style2"/>
    <w:basedOn w:val="Title"/>
    <w:rsid w:val="007F4189"/>
    <w:rPr>
      <w:color w:val="FF0000"/>
    </w:rPr>
  </w:style>
  <w:style w:type="paragraph" w:customStyle="1" w:styleId="Style3">
    <w:name w:val="Style3"/>
    <w:basedOn w:val="Normal"/>
    <w:autoRedefine/>
    <w:rsid w:val="0060316B"/>
    <w:pPr>
      <w:jc w:val="both"/>
    </w:pPr>
    <w:rPr>
      <w:rFonts w:eastAsia="Calibri"/>
      <w:lang w:val="en-US"/>
    </w:rPr>
  </w:style>
  <w:style w:type="character" w:styleId="SubtleEmphasis">
    <w:name w:val="Subtle Emphasis"/>
    <w:uiPriority w:val="19"/>
    <w:qFormat/>
    <w:rsid w:val="0060316B"/>
    <w:rPr>
      <w:i/>
      <w:iCs/>
      <w:color w:val="808080" w:themeColor="text1" w:themeTint="7F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14E54"/>
    <w:pPr>
      <w:spacing w:after="100"/>
      <w:ind w:left="1760"/>
    </w:pPr>
  </w:style>
  <w:style w:type="character" w:styleId="Strong">
    <w:name w:val="Strong"/>
    <w:uiPriority w:val="22"/>
    <w:qFormat/>
    <w:rsid w:val="0060316B"/>
    <w:rPr>
      <w:b/>
      <w:bCs/>
    </w:rPr>
  </w:style>
  <w:style w:type="character" w:styleId="Emphasis">
    <w:name w:val="Emphasis"/>
    <w:uiPriority w:val="20"/>
    <w:qFormat/>
    <w:rsid w:val="0060316B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6031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60316B"/>
    <w:rPr>
      <w:rFonts w:asciiTheme="minorHAnsi" w:hAnsiTheme="minorHAnsi" w:cstheme="minorBidi"/>
      <w:i/>
      <w:iCs/>
      <w:color w:val="000000" w:themeColor="text1"/>
    </w:rPr>
  </w:style>
  <w:style w:type="character" w:styleId="SubtleReference">
    <w:name w:val="Subtle Reference"/>
    <w:basedOn w:val="DefaultParagraphFont"/>
    <w:uiPriority w:val="31"/>
    <w:qFormat/>
    <w:rsid w:val="0060316B"/>
    <w:rPr>
      <w:smallCaps/>
      <w:color w:val="FF0000"/>
      <w:u w:val="single"/>
    </w:rPr>
  </w:style>
  <w:style w:type="character" w:styleId="IntenseReference">
    <w:name w:val="Intense Reference"/>
    <w:uiPriority w:val="32"/>
    <w:qFormat/>
    <w:rsid w:val="0060316B"/>
    <w:rPr>
      <w:b/>
      <w:bCs/>
      <w:smallCaps/>
      <w:color w:val="FF0000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60316B"/>
    <w:rPr>
      <w:b/>
      <w:bCs/>
      <w:smallCaps/>
      <w:spacing w:val="5"/>
    </w:rPr>
  </w:style>
  <w:style w:type="paragraph" w:customStyle="1" w:styleId="Style4">
    <w:name w:val="Style4"/>
    <w:basedOn w:val="Title"/>
    <w:next w:val="Title"/>
    <w:autoRedefine/>
    <w:qFormat/>
    <w:rsid w:val="00CB04CC"/>
    <w:pPr>
      <w:ind w:left="-284"/>
    </w:pPr>
    <w:rPr>
      <w:rFonts w:asciiTheme="minorHAnsi" w:hAnsiTheme="minorHAnsi"/>
      <w:color w:val="FFFFFF" w:themeColor="background1"/>
      <w:sz w:val="60"/>
    </w:rPr>
  </w:style>
  <w:style w:type="character" w:customStyle="1" w:styleId="FooterSR">
    <w:name w:val="Footer SR"/>
    <w:basedOn w:val="FooterChar"/>
    <w:uiPriority w:val="1"/>
    <w:qFormat/>
    <w:rsid w:val="00FF3BF7"/>
    <w:rPr>
      <w:rFonts w:ascii="Arial" w:eastAsia="Calibri" w:hAnsi="Arial" w:cs="Arial"/>
      <w:b w:val="0"/>
      <w:bCs w:val="0"/>
      <w:color w:val="7F7F7F" w:themeColor="text1" w:themeTint="80"/>
      <w:sz w:val="16"/>
      <w:szCs w:val="16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73B18"/>
    <w:pPr>
      <w:suppressAutoHyphens/>
      <w:autoSpaceDN w:val="0"/>
      <w:spacing w:after="0" w:line="240" w:lineRule="auto"/>
      <w:textAlignment w:val="baseline"/>
    </w:pPr>
    <w:rPr>
      <w:rFonts w:ascii="Calibri" w:eastAsia="Calibri" w:hAnsi="Calibri" w:cs="Times New Roman"/>
      <w:sz w:val="20"/>
      <w:szCs w:val="20"/>
      <w:lang w:val="de-DE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73B18"/>
    <w:rPr>
      <w:rFonts w:ascii="Calibri" w:eastAsia="Calibri" w:hAnsi="Calibri" w:cs="Times New Roman"/>
      <w:sz w:val="20"/>
      <w:szCs w:val="20"/>
      <w:lang w:val="de-DE"/>
    </w:rPr>
  </w:style>
  <w:style w:type="character" w:styleId="FootnoteReference">
    <w:name w:val="footnote reference"/>
    <w:basedOn w:val="DefaultParagraphFont"/>
    <w:uiPriority w:val="99"/>
    <w:semiHidden/>
    <w:unhideWhenUsed/>
    <w:rsid w:val="00973B18"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73B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sl-SI" w:eastAsia="sl-SI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73B18"/>
    <w:rPr>
      <w:rFonts w:ascii="Courier New" w:eastAsia="Times New Roman" w:hAnsi="Courier New" w:cs="Courier New"/>
      <w:sz w:val="20"/>
      <w:szCs w:val="20"/>
      <w:lang w:val="sl-SI" w:eastAsia="sl-SI"/>
    </w:rPr>
  </w:style>
  <w:style w:type="paragraph" w:customStyle="1" w:styleId="Code">
    <w:name w:val="Code"/>
    <w:basedOn w:val="ListParagraph"/>
    <w:qFormat/>
    <w:rsid w:val="00973B18"/>
    <w:pPr>
      <w:numPr>
        <w:numId w:val="0"/>
      </w:numPr>
      <w:tabs>
        <w:tab w:val="clear" w:pos="7517"/>
      </w:tabs>
      <w:spacing w:after="0" w:line="240" w:lineRule="auto"/>
      <w:ind w:left="768" w:hanging="360"/>
    </w:pPr>
    <w:rPr>
      <w:rFonts w:ascii="Consolas" w:eastAsiaTheme="minorEastAsia" w:hAnsi="Consolas" w:cs="Consolas"/>
      <w:color w:val="2B91AF"/>
      <w:lang w:val="en-GB"/>
    </w:rPr>
  </w:style>
  <w:style w:type="numbering" w:customStyle="1" w:styleId="CurrentList1">
    <w:name w:val="Current List1"/>
    <w:uiPriority w:val="99"/>
    <w:rsid w:val="00973B18"/>
    <w:pPr>
      <w:numPr>
        <w:numId w:val="5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68536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4301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I" w:eastAsia="en-SI"/>
    </w:rPr>
  </w:style>
  <w:style w:type="character" w:customStyle="1" w:styleId="normaltextrun">
    <w:name w:val="normaltextrun"/>
    <w:basedOn w:val="DefaultParagraphFont"/>
    <w:rsid w:val="004301EE"/>
  </w:style>
  <w:style w:type="character" w:styleId="HTMLCode">
    <w:name w:val="HTML Code"/>
    <w:basedOn w:val="DefaultParagraphFont"/>
    <w:uiPriority w:val="99"/>
    <w:semiHidden/>
    <w:unhideWhenUsed/>
    <w:rsid w:val="00305065"/>
    <w:rPr>
      <w:rFonts w:ascii="Courier New" w:eastAsia="Times New Roman" w:hAnsi="Courier New" w:cs="Courier New"/>
      <w:sz w:val="20"/>
      <w:szCs w:val="20"/>
    </w:rPr>
  </w:style>
  <w:style w:type="character" w:customStyle="1" w:styleId="code-comment">
    <w:name w:val="code-comment"/>
    <w:basedOn w:val="DefaultParagraphFont"/>
    <w:rsid w:val="00305065"/>
  </w:style>
  <w:style w:type="character" w:customStyle="1" w:styleId="tag-name">
    <w:name w:val="tag-name"/>
    <w:basedOn w:val="DefaultParagraphFont"/>
    <w:rsid w:val="00305065"/>
  </w:style>
  <w:style w:type="character" w:customStyle="1" w:styleId="version">
    <w:name w:val="version"/>
    <w:basedOn w:val="DefaultParagraphFont"/>
    <w:rsid w:val="00305065"/>
  </w:style>
  <w:style w:type="numbering" w:customStyle="1" w:styleId="CurrentList2">
    <w:name w:val="Current List2"/>
    <w:uiPriority w:val="99"/>
    <w:rsid w:val="00734884"/>
    <w:pPr>
      <w:numPr>
        <w:numId w:val="64"/>
      </w:numPr>
    </w:pPr>
  </w:style>
  <w:style w:type="numbering" w:customStyle="1" w:styleId="CurrentList3">
    <w:name w:val="Current List3"/>
    <w:uiPriority w:val="99"/>
    <w:rsid w:val="00734884"/>
    <w:pPr>
      <w:numPr>
        <w:numId w:val="65"/>
      </w:numPr>
    </w:pPr>
  </w:style>
  <w:style w:type="numbering" w:customStyle="1" w:styleId="CurrentList4">
    <w:name w:val="Current List4"/>
    <w:uiPriority w:val="99"/>
    <w:rsid w:val="00E4627A"/>
    <w:pPr>
      <w:numPr>
        <w:numId w:val="66"/>
      </w:numPr>
    </w:pPr>
  </w:style>
  <w:style w:type="numbering" w:customStyle="1" w:styleId="CurrentList5">
    <w:name w:val="Current List5"/>
    <w:uiPriority w:val="99"/>
    <w:rsid w:val="00E4627A"/>
    <w:pPr>
      <w:numPr>
        <w:numId w:val="68"/>
      </w:numPr>
    </w:pPr>
  </w:style>
  <w:style w:type="numbering" w:customStyle="1" w:styleId="CurrentList6">
    <w:name w:val="Current List6"/>
    <w:uiPriority w:val="99"/>
    <w:rsid w:val="00E4627A"/>
    <w:pPr>
      <w:numPr>
        <w:numId w:val="69"/>
      </w:numPr>
    </w:pPr>
  </w:style>
  <w:style w:type="numbering" w:customStyle="1" w:styleId="CurrentList7">
    <w:name w:val="Current List7"/>
    <w:uiPriority w:val="99"/>
    <w:rsid w:val="00E4627A"/>
    <w:pPr>
      <w:numPr>
        <w:numId w:val="70"/>
      </w:numPr>
    </w:pPr>
  </w:style>
  <w:style w:type="numbering" w:customStyle="1" w:styleId="CurrentList8">
    <w:name w:val="Current List8"/>
    <w:uiPriority w:val="99"/>
    <w:rsid w:val="00E4627A"/>
    <w:pPr>
      <w:numPr>
        <w:numId w:val="71"/>
      </w:numPr>
    </w:pPr>
  </w:style>
  <w:style w:type="numbering" w:customStyle="1" w:styleId="CurrentList9">
    <w:name w:val="Current List9"/>
    <w:uiPriority w:val="99"/>
    <w:rsid w:val="000445C1"/>
    <w:pPr>
      <w:numPr>
        <w:numId w:val="72"/>
      </w:numPr>
    </w:pPr>
  </w:style>
  <w:style w:type="numbering" w:customStyle="1" w:styleId="CurrentList10">
    <w:name w:val="Current List10"/>
    <w:uiPriority w:val="99"/>
    <w:rsid w:val="000445C1"/>
    <w:pPr>
      <w:numPr>
        <w:numId w:val="73"/>
      </w:numPr>
    </w:pPr>
  </w:style>
  <w:style w:type="numbering" w:customStyle="1" w:styleId="CurrentList11">
    <w:name w:val="Current List11"/>
    <w:uiPriority w:val="99"/>
    <w:rsid w:val="000445C1"/>
    <w:pPr>
      <w:numPr>
        <w:numId w:val="74"/>
      </w:numPr>
    </w:pPr>
  </w:style>
  <w:style w:type="numbering" w:customStyle="1" w:styleId="CurrentList12">
    <w:name w:val="Current List12"/>
    <w:uiPriority w:val="99"/>
    <w:rsid w:val="000445C1"/>
    <w:pPr>
      <w:numPr>
        <w:numId w:val="75"/>
      </w:numPr>
    </w:pPr>
  </w:style>
  <w:style w:type="paragraph" w:styleId="Revision">
    <w:name w:val="Revision"/>
    <w:hidden/>
    <w:uiPriority w:val="99"/>
    <w:semiHidden/>
    <w:rsid w:val="000A4A4B"/>
    <w:pPr>
      <w:spacing w:after="0" w:line="240" w:lineRule="auto"/>
    </w:pPr>
    <w:rPr>
      <w:rFonts w:ascii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0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docs.betradar.com/" TargetMode="External"/><Relationship Id="rId18" Type="http://schemas.openxmlformats.org/officeDocument/2006/relationships/hyperlink" Target="https://docs.betradar.com/pages/viewpage.action?pageId=86279651" TargetMode="External"/><Relationship Id="rId26" Type="http://schemas.openxmlformats.org/officeDocument/2006/relationships/hyperlink" Target="https://docs.betradar.com/pages/viewpage.action?pageId=86279651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cs.betradar.com/pages/viewpage.action?pageId=86279637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hyperlink" Target="https://docs.betradar.com/pages/viewpage.action?pageId=86279631" TargetMode="External"/><Relationship Id="rId25" Type="http://schemas.openxmlformats.org/officeDocument/2006/relationships/hyperlink" Target="https://docs.betradar.com/pages/viewpage.action?pageId=86279643" TargetMode="External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hyperlink" Target="https://docs.betradar.com/pages/viewpage.action?pageId=86279629" TargetMode="External"/><Relationship Id="rId20" Type="http://schemas.openxmlformats.org/officeDocument/2006/relationships/hyperlink" Target="https://docs.betradar.com/pages/viewpage.action?pageId=86279635" TargetMode="External"/><Relationship Id="rId29" Type="http://schemas.openxmlformats.org/officeDocument/2006/relationships/hyperlink" Target="https://docs.betradar.com/pages/viewpage.action?pageId=8627964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yperlink" Target="https://docs.betradar.com/pages/viewpage.action?pageId=86279641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docs.betradar.com/pages/viewpage.action?pageId=103481594" TargetMode="External"/><Relationship Id="rId23" Type="http://schemas.openxmlformats.org/officeDocument/2006/relationships/hyperlink" Target="https://docs.betradar.com/pages/viewpage.action?pageId=86279653" TargetMode="External"/><Relationship Id="rId28" Type="http://schemas.openxmlformats.org/officeDocument/2006/relationships/hyperlink" Target="https://docs.betradar.com/pages/viewpage.action?pageId=86279647" TargetMode="External"/><Relationship Id="rId10" Type="http://schemas.openxmlformats.org/officeDocument/2006/relationships/footer" Target="footer2.xml"/><Relationship Id="rId19" Type="http://schemas.openxmlformats.org/officeDocument/2006/relationships/hyperlink" Target="https://docs.betradar.com/pages/viewpage.action?pageId=86279653" TargetMode="External"/><Relationship Id="rId31" Type="http://schemas.openxmlformats.org/officeDocument/2006/relationships/hyperlink" Target="https://docs.betradar.com/pages/viewpage.action?pageId=86279653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sdk.sportradar.com" TargetMode="External"/><Relationship Id="rId22" Type="http://schemas.openxmlformats.org/officeDocument/2006/relationships/hyperlink" Target="https://docs.betradar.com/pages/viewpage.action?pageId=86279651" TargetMode="External"/><Relationship Id="rId27" Type="http://schemas.openxmlformats.org/officeDocument/2006/relationships/hyperlink" Target="https://docs.betradar.com/pages/viewpage.action?pageId=86279653" TargetMode="External"/><Relationship Id="rId30" Type="http://schemas.openxmlformats.org/officeDocument/2006/relationships/hyperlink" Target="https://docs.betradar.com/pages/viewpage.action?pageId=86279651" TargetMode="External"/><Relationship Id="rId8" Type="http://schemas.openxmlformats.org/officeDocument/2006/relationships/header" Target="header1.xml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SR new CD">
      <a:dk1>
        <a:srgbClr val="000000"/>
      </a:dk1>
      <a:lt1>
        <a:srgbClr val="FFFFFF"/>
      </a:lt1>
      <a:dk2>
        <a:srgbClr val="00003C"/>
      </a:dk2>
      <a:lt2>
        <a:srgbClr val="FFFFFF"/>
      </a:lt2>
      <a:accent1>
        <a:srgbClr val="FF0000"/>
      </a:accent1>
      <a:accent2>
        <a:srgbClr val="C1022C"/>
      </a:accent2>
      <a:accent3>
        <a:srgbClr val="E3E4E4"/>
      </a:accent3>
      <a:accent4>
        <a:srgbClr val="00003C"/>
      </a:accent4>
      <a:accent5>
        <a:srgbClr val="C1022C"/>
      </a:accent5>
      <a:accent6>
        <a:srgbClr val="FF0000"/>
      </a:accent6>
      <a:hlink>
        <a:srgbClr val="FF0000"/>
      </a:hlink>
      <a:folHlink>
        <a:srgbClr val="E3E4E4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487A60-6F7A-AC49-A674-39429A0AD4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1975</Words>
  <Characters>11263</Characters>
  <Application>Microsoft Office Word</Application>
  <DocSecurity>0</DocSecurity>
  <Lines>93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13212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Julia</dc:creator>
  <cp:lastModifiedBy>Dejan Pavšek</cp:lastModifiedBy>
  <cp:revision>4</cp:revision>
  <cp:lastPrinted>2024-02-16T13:12:00Z</cp:lastPrinted>
  <dcterms:created xsi:type="dcterms:W3CDTF">2024-02-16T13:12:00Z</dcterms:created>
  <dcterms:modified xsi:type="dcterms:W3CDTF">2024-02-16T13:13:00Z</dcterms:modified>
</cp:coreProperties>
</file>